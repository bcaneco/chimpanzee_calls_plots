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E22C" w14:textId="77777777" w:rsidR="00C41229" w:rsidRDefault="00C41229" w:rsidP="00F92905">
      <w:pPr>
        <w:rPr>
          <w:rFonts w:ascii="Garamond" w:hAnsi="Garamond"/>
          <w:b/>
          <w:bCs/>
        </w:rPr>
      </w:pPr>
    </w:p>
    <w:p w14:paraId="4BAC8ECF" w14:textId="564B4B91" w:rsidR="00211C96" w:rsidRPr="00445356" w:rsidRDefault="00445356">
      <w:pPr>
        <w:rPr>
          <w:rFonts w:ascii="Garamond" w:hAnsi="Garamond"/>
          <w:b/>
          <w:bCs/>
        </w:rPr>
      </w:pPr>
      <w:r>
        <w:rPr>
          <w:rFonts w:ascii="Garamond" w:hAnsi="Garamond"/>
          <w:b/>
          <w:bCs/>
          <w:sz w:val="28"/>
          <w:szCs w:val="28"/>
        </w:rPr>
        <w:t>Generative vocal plasticity in chimpanzees</w:t>
      </w:r>
    </w:p>
    <w:p w14:paraId="11D8006A" w14:textId="77777777" w:rsidR="00445356" w:rsidRPr="00F112DB" w:rsidRDefault="00445356">
      <w:pPr>
        <w:rPr>
          <w:rFonts w:ascii="Garamond" w:hAnsi="Garamond"/>
          <w:sz w:val="22"/>
          <w:szCs w:val="22"/>
        </w:rPr>
      </w:pPr>
    </w:p>
    <w:p w14:paraId="3EA13514" w14:textId="698D7D1D" w:rsidR="00D067D8" w:rsidRPr="00A04438" w:rsidRDefault="00D067D8">
      <w:pPr>
        <w:rPr>
          <w:rFonts w:ascii="Garamond" w:hAnsi="Garamond"/>
          <w:sz w:val="22"/>
          <w:szCs w:val="22"/>
          <w:vertAlign w:val="superscript"/>
          <w:lang w:val="pt-BR"/>
        </w:rPr>
      </w:pPr>
      <w:r w:rsidRPr="00A04438">
        <w:rPr>
          <w:rFonts w:ascii="Garamond" w:hAnsi="Garamond"/>
          <w:sz w:val="22"/>
          <w:szCs w:val="22"/>
          <w:lang w:val="pt-BR"/>
        </w:rPr>
        <w:t>Adriano R. Lameira</w:t>
      </w:r>
      <w:r w:rsidRPr="00A04438">
        <w:rPr>
          <w:rFonts w:ascii="Garamond" w:hAnsi="Garamond"/>
          <w:sz w:val="22"/>
          <w:szCs w:val="22"/>
          <w:vertAlign w:val="superscript"/>
          <w:lang w:val="pt-BR"/>
        </w:rPr>
        <w:t>1*</w:t>
      </w:r>
      <w:r w:rsidRPr="00A04438">
        <w:rPr>
          <w:rFonts w:ascii="Garamond" w:hAnsi="Garamond"/>
          <w:sz w:val="22"/>
          <w:szCs w:val="22"/>
          <w:lang w:val="pt-BR"/>
        </w:rPr>
        <w:t xml:space="preserve">, </w:t>
      </w:r>
      <w:r w:rsidR="007A36BB" w:rsidRPr="00A04438">
        <w:rPr>
          <w:rFonts w:ascii="Garamond" w:hAnsi="Garamond"/>
          <w:sz w:val="22"/>
          <w:szCs w:val="22"/>
          <w:lang w:val="pt-BR"/>
        </w:rPr>
        <w:t>Bruno Caneco</w:t>
      </w:r>
      <w:r w:rsidR="00A04438">
        <w:rPr>
          <w:rFonts w:ascii="Garamond" w:hAnsi="Garamond"/>
          <w:sz w:val="22"/>
          <w:szCs w:val="22"/>
          <w:vertAlign w:val="superscript"/>
          <w:lang w:val="pt-BR"/>
        </w:rPr>
        <w:t>2</w:t>
      </w:r>
      <w:r w:rsidR="00CA4457" w:rsidRPr="00A04438">
        <w:rPr>
          <w:rFonts w:ascii="Garamond" w:hAnsi="Garamond"/>
          <w:sz w:val="22"/>
          <w:szCs w:val="22"/>
          <w:vertAlign w:val="superscript"/>
          <w:lang w:val="pt-BR"/>
        </w:rPr>
        <w:t>a</w:t>
      </w:r>
      <w:r w:rsidR="007A36BB" w:rsidRPr="00A04438">
        <w:rPr>
          <w:rFonts w:ascii="Garamond" w:hAnsi="Garamond"/>
          <w:sz w:val="22"/>
          <w:szCs w:val="22"/>
          <w:lang w:val="pt-BR"/>
        </w:rPr>
        <w:t xml:space="preserve">, </w:t>
      </w:r>
      <w:r w:rsidR="00AE057E" w:rsidRPr="00A04438">
        <w:rPr>
          <w:rFonts w:ascii="Garamond" w:hAnsi="Garamond"/>
          <w:sz w:val="22"/>
          <w:szCs w:val="22"/>
          <w:lang w:val="pt-BR"/>
        </w:rPr>
        <w:t>Arik Kershe</w:t>
      </w:r>
      <w:r w:rsidR="0080481C" w:rsidRPr="00A04438">
        <w:rPr>
          <w:rFonts w:ascii="Garamond" w:hAnsi="Garamond"/>
          <w:sz w:val="22"/>
          <w:szCs w:val="22"/>
          <w:lang w:val="pt-BR"/>
        </w:rPr>
        <w:t>n</w:t>
      </w:r>
      <w:r w:rsidR="00AE057E" w:rsidRPr="00A04438">
        <w:rPr>
          <w:rFonts w:ascii="Garamond" w:hAnsi="Garamond"/>
          <w:sz w:val="22"/>
          <w:szCs w:val="22"/>
          <w:lang w:val="pt-BR"/>
        </w:rPr>
        <w:t>baum</w:t>
      </w:r>
      <w:r w:rsidR="00A04438">
        <w:rPr>
          <w:rFonts w:ascii="Garamond" w:hAnsi="Garamond"/>
          <w:sz w:val="22"/>
          <w:szCs w:val="22"/>
          <w:vertAlign w:val="superscript"/>
          <w:lang w:val="pt-BR"/>
        </w:rPr>
        <w:t>3,4</w:t>
      </w:r>
      <w:r w:rsidR="00AE057E" w:rsidRPr="00A04438">
        <w:rPr>
          <w:rFonts w:ascii="Garamond" w:hAnsi="Garamond"/>
          <w:sz w:val="22"/>
          <w:szCs w:val="22"/>
          <w:lang w:val="pt-BR"/>
        </w:rPr>
        <w:t xml:space="preserve">, </w:t>
      </w:r>
      <w:r w:rsidR="005A6D0B" w:rsidRPr="00A04438">
        <w:rPr>
          <w:rFonts w:ascii="Garamond" w:hAnsi="Garamond"/>
          <w:sz w:val="22"/>
          <w:szCs w:val="22"/>
          <w:lang w:val="pt-BR"/>
        </w:rPr>
        <w:t>Guillermo Santamaría-Bonfil</w:t>
      </w:r>
      <w:r w:rsidR="00A04438">
        <w:rPr>
          <w:rFonts w:ascii="Garamond" w:hAnsi="Garamond"/>
          <w:sz w:val="22"/>
          <w:szCs w:val="22"/>
          <w:vertAlign w:val="superscript"/>
          <w:lang w:val="pt-BR"/>
        </w:rPr>
        <w:t>5</w:t>
      </w:r>
      <w:r w:rsidR="00CA4457" w:rsidRPr="00A04438">
        <w:rPr>
          <w:rFonts w:ascii="Garamond" w:hAnsi="Garamond"/>
          <w:sz w:val="22"/>
          <w:szCs w:val="22"/>
          <w:vertAlign w:val="superscript"/>
          <w:lang w:val="pt-BR"/>
        </w:rPr>
        <w:t>a</w:t>
      </w:r>
      <w:r w:rsidR="007A2538" w:rsidRPr="00A04438">
        <w:rPr>
          <w:rFonts w:ascii="Garamond" w:hAnsi="Garamond"/>
          <w:sz w:val="22"/>
          <w:szCs w:val="22"/>
          <w:lang w:val="pt-BR"/>
        </w:rPr>
        <w:t>,</w:t>
      </w:r>
      <w:r w:rsidR="005A6D0B" w:rsidRPr="00A04438">
        <w:rPr>
          <w:rFonts w:ascii="Garamond" w:hAnsi="Garamond"/>
          <w:sz w:val="22"/>
          <w:szCs w:val="22"/>
          <w:lang w:val="pt-BR"/>
        </w:rPr>
        <w:t xml:space="preserve"> </w:t>
      </w:r>
      <w:r w:rsidR="007A2538" w:rsidRPr="00A04438">
        <w:rPr>
          <w:rFonts w:ascii="Garamond" w:hAnsi="Garamond"/>
          <w:sz w:val="22"/>
          <w:szCs w:val="22"/>
          <w:lang w:val="pt-BR"/>
        </w:rPr>
        <w:t>Josep Call</w:t>
      </w:r>
      <w:r w:rsidR="00A04438">
        <w:rPr>
          <w:rFonts w:ascii="Garamond" w:hAnsi="Garamond"/>
          <w:sz w:val="22"/>
          <w:szCs w:val="22"/>
          <w:vertAlign w:val="superscript"/>
          <w:lang w:val="pt-BR"/>
        </w:rPr>
        <w:t>6</w:t>
      </w:r>
    </w:p>
    <w:p w14:paraId="4C66D15C" w14:textId="1F7A93DC" w:rsidR="00D067D8" w:rsidRPr="00A04438" w:rsidRDefault="00D067D8">
      <w:pPr>
        <w:rPr>
          <w:rFonts w:ascii="Garamond" w:hAnsi="Garamond"/>
          <w:sz w:val="22"/>
          <w:szCs w:val="22"/>
          <w:vertAlign w:val="superscript"/>
          <w:lang w:val="pt-BR"/>
        </w:rPr>
      </w:pPr>
    </w:p>
    <w:p w14:paraId="653313D5" w14:textId="623ED4CD" w:rsidR="00D067D8" w:rsidRDefault="00D067D8">
      <w:pPr>
        <w:rPr>
          <w:rFonts w:ascii="Garamond" w:hAnsi="Garamond"/>
          <w:sz w:val="22"/>
          <w:szCs w:val="22"/>
        </w:rPr>
      </w:pPr>
      <w:r w:rsidRPr="00F112DB">
        <w:rPr>
          <w:rFonts w:ascii="Garamond" w:hAnsi="Garamond"/>
          <w:sz w:val="22"/>
          <w:szCs w:val="22"/>
          <w:vertAlign w:val="superscript"/>
        </w:rPr>
        <w:t>1</w:t>
      </w:r>
      <w:r w:rsidR="006F1AEC">
        <w:rPr>
          <w:rFonts w:ascii="Garamond" w:hAnsi="Garamond"/>
          <w:sz w:val="22"/>
          <w:szCs w:val="22"/>
          <w:vertAlign w:val="superscript"/>
        </w:rPr>
        <w:t xml:space="preserve"> </w:t>
      </w:r>
      <w:r w:rsidRPr="00F112DB">
        <w:rPr>
          <w:rFonts w:ascii="Garamond" w:hAnsi="Garamond"/>
          <w:sz w:val="22"/>
          <w:szCs w:val="22"/>
        </w:rPr>
        <w:t>Department of Psychology, University of Warwick, Coventry, UK</w:t>
      </w:r>
    </w:p>
    <w:p w14:paraId="2BDC4564" w14:textId="4022D0D0" w:rsidR="006F1AEC" w:rsidRDefault="00AF598C">
      <w:pPr>
        <w:rPr>
          <w:rFonts w:ascii="Garamond" w:hAnsi="Garamond"/>
          <w:sz w:val="22"/>
          <w:szCs w:val="22"/>
        </w:rPr>
      </w:pPr>
      <w:r>
        <w:rPr>
          <w:rFonts w:ascii="Garamond" w:hAnsi="Garamond"/>
          <w:sz w:val="22"/>
          <w:szCs w:val="22"/>
          <w:vertAlign w:val="superscript"/>
        </w:rPr>
        <w:t>2</w:t>
      </w:r>
      <w:r w:rsidR="00B169D3">
        <w:rPr>
          <w:rFonts w:ascii="Garamond" w:hAnsi="Garamond"/>
          <w:sz w:val="22"/>
          <w:szCs w:val="22"/>
        </w:rPr>
        <w:t xml:space="preserve"> DMP Stat</w:t>
      </w:r>
      <w:ins w:id="0" w:author="Bruno Caneco" w:date="2024-01-15T13:07:00Z">
        <w:r w:rsidR="008F005E">
          <w:rPr>
            <w:rFonts w:ascii="Garamond" w:hAnsi="Garamond"/>
            <w:sz w:val="22"/>
            <w:szCs w:val="22"/>
          </w:rPr>
          <w:t>istic</w:t>
        </w:r>
      </w:ins>
      <w:ins w:id="1" w:author="Bruno Caneco" w:date="2024-01-15T13:19:00Z">
        <w:r w:rsidR="00F363D6">
          <w:rPr>
            <w:rFonts w:ascii="Garamond" w:hAnsi="Garamond"/>
            <w:sz w:val="22"/>
            <w:szCs w:val="22"/>
          </w:rPr>
          <w:t>al</w:t>
        </w:r>
      </w:ins>
      <w:ins w:id="2" w:author="Bruno Caneco" w:date="2024-01-15T13:07:00Z">
        <w:r w:rsidR="008F005E">
          <w:rPr>
            <w:rFonts w:ascii="Garamond" w:hAnsi="Garamond"/>
            <w:sz w:val="22"/>
            <w:szCs w:val="22"/>
          </w:rPr>
          <w:t xml:space="preserve"> Solutions L</w:t>
        </w:r>
      </w:ins>
      <w:ins w:id="3" w:author="Bruno Caneco" w:date="2024-01-15T13:20:00Z">
        <w:r w:rsidR="00F363D6">
          <w:rPr>
            <w:rFonts w:ascii="Garamond" w:hAnsi="Garamond"/>
            <w:sz w:val="22"/>
            <w:szCs w:val="22"/>
          </w:rPr>
          <w:t>t</w:t>
        </w:r>
      </w:ins>
      <w:ins w:id="4" w:author="Bruno Caneco" w:date="2024-01-15T13:19:00Z">
        <w:r w:rsidR="00F363D6">
          <w:rPr>
            <w:rFonts w:ascii="Garamond" w:hAnsi="Garamond"/>
            <w:sz w:val="22"/>
            <w:szCs w:val="22"/>
          </w:rPr>
          <w:t>d</w:t>
        </w:r>
      </w:ins>
      <w:del w:id="5" w:author="Bruno Caneco" w:date="2024-01-15T13:07:00Z">
        <w:r w:rsidR="00B169D3" w:rsidDel="008F005E">
          <w:rPr>
            <w:rFonts w:ascii="Garamond" w:hAnsi="Garamond"/>
            <w:sz w:val="22"/>
            <w:szCs w:val="22"/>
          </w:rPr>
          <w:delText>s</w:delText>
        </w:r>
      </w:del>
      <w:r w:rsidR="00B169D3">
        <w:rPr>
          <w:rFonts w:ascii="Garamond" w:hAnsi="Garamond"/>
          <w:sz w:val="22"/>
          <w:szCs w:val="22"/>
        </w:rPr>
        <w:t>, St Andrews, UK</w:t>
      </w:r>
    </w:p>
    <w:p w14:paraId="758AACFF" w14:textId="6585A4BF" w:rsidR="00550400" w:rsidRDefault="00AF598C">
      <w:pPr>
        <w:rPr>
          <w:rFonts w:ascii="Garamond" w:hAnsi="Garamond"/>
          <w:sz w:val="22"/>
          <w:szCs w:val="22"/>
        </w:rPr>
      </w:pPr>
      <w:r>
        <w:rPr>
          <w:rFonts w:ascii="Garamond" w:hAnsi="Garamond"/>
          <w:sz w:val="22"/>
          <w:szCs w:val="22"/>
          <w:vertAlign w:val="superscript"/>
        </w:rPr>
        <w:t>3</w:t>
      </w:r>
      <w:r w:rsidR="0080481C">
        <w:rPr>
          <w:rFonts w:ascii="Garamond" w:hAnsi="Garamond"/>
          <w:sz w:val="22"/>
          <w:szCs w:val="22"/>
        </w:rPr>
        <w:t xml:space="preserve"> </w:t>
      </w:r>
      <w:r w:rsidR="0080481C" w:rsidRPr="0080481C">
        <w:rPr>
          <w:rFonts w:ascii="Garamond" w:hAnsi="Garamond"/>
          <w:sz w:val="22"/>
          <w:szCs w:val="22"/>
        </w:rPr>
        <w:t>Department of Zoology, University of Cambridge, Cambridge, UK</w:t>
      </w:r>
    </w:p>
    <w:p w14:paraId="653F5882" w14:textId="605A167F" w:rsidR="0080481C" w:rsidRDefault="00AF598C">
      <w:pPr>
        <w:rPr>
          <w:rFonts w:ascii="Garamond" w:hAnsi="Garamond"/>
          <w:sz w:val="22"/>
          <w:szCs w:val="22"/>
        </w:rPr>
      </w:pPr>
      <w:r>
        <w:rPr>
          <w:rFonts w:ascii="Garamond" w:hAnsi="Garamond"/>
          <w:sz w:val="22"/>
          <w:szCs w:val="22"/>
          <w:vertAlign w:val="superscript"/>
        </w:rPr>
        <w:t>4</w:t>
      </w:r>
      <w:r w:rsidR="00550400">
        <w:rPr>
          <w:rFonts w:ascii="Garamond" w:hAnsi="Garamond"/>
          <w:sz w:val="22"/>
          <w:szCs w:val="22"/>
        </w:rPr>
        <w:t xml:space="preserve"> </w:t>
      </w:r>
      <w:r w:rsidR="0080481C" w:rsidRPr="0080481C">
        <w:rPr>
          <w:rFonts w:ascii="Garamond" w:hAnsi="Garamond"/>
          <w:sz w:val="22"/>
          <w:szCs w:val="22"/>
        </w:rPr>
        <w:t>Girton College, University of Cambridge, Cambridge, UK</w:t>
      </w:r>
    </w:p>
    <w:p w14:paraId="4026A345" w14:textId="0CB68BAE" w:rsidR="00BA19C1" w:rsidRDefault="00AF598C">
      <w:pPr>
        <w:rPr>
          <w:rFonts w:ascii="Garamond" w:hAnsi="Garamond"/>
          <w:sz w:val="22"/>
          <w:szCs w:val="22"/>
        </w:rPr>
      </w:pPr>
      <w:r w:rsidRPr="00AF598C">
        <w:rPr>
          <w:rFonts w:ascii="Garamond" w:hAnsi="Garamond"/>
          <w:sz w:val="22"/>
          <w:szCs w:val="22"/>
          <w:vertAlign w:val="superscript"/>
        </w:rPr>
        <w:t>5</w:t>
      </w:r>
      <w:r w:rsidR="00BA19C1">
        <w:rPr>
          <w:rFonts w:ascii="Garamond" w:hAnsi="Garamond"/>
          <w:sz w:val="22"/>
          <w:szCs w:val="22"/>
        </w:rPr>
        <w:t>XXXXX</w:t>
      </w:r>
    </w:p>
    <w:p w14:paraId="44710821" w14:textId="416B9F65" w:rsidR="00AF598C" w:rsidRPr="00B169D3" w:rsidRDefault="00AF598C">
      <w:pPr>
        <w:rPr>
          <w:rFonts w:ascii="Garamond" w:hAnsi="Garamond"/>
          <w:sz w:val="22"/>
          <w:szCs w:val="22"/>
        </w:rPr>
      </w:pPr>
      <w:r>
        <w:rPr>
          <w:rFonts w:ascii="Garamond" w:hAnsi="Garamond"/>
          <w:sz w:val="22"/>
          <w:szCs w:val="22"/>
          <w:vertAlign w:val="superscript"/>
        </w:rPr>
        <w:t xml:space="preserve">6 </w:t>
      </w:r>
      <w:r w:rsidRPr="00F112DB">
        <w:rPr>
          <w:rFonts w:ascii="Garamond" w:hAnsi="Garamond"/>
          <w:sz w:val="22"/>
          <w:szCs w:val="22"/>
        </w:rPr>
        <w:t>Department of Psychology and Neuroscience, University of St Andrews, UK</w:t>
      </w:r>
    </w:p>
    <w:p w14:paraId="1492AD25" w14:textId="0B1C1B83" w:rsidR="00E978BB" w:rsidRPr="00F112DB" w:rsidRDefault="00E978BB">
      <w:pPr>
        <w:rPr>
          <w:rFonts w:ascii="Garamond" w:hAnsi="Garamond"/>
          <w:sz w:val="22"/>
          <w:szCs w:val="22"/>
        </w:rPr>
      </w:pPr>
      <w:proofErr w:type="gramStart"/>
      <w:r w:rsidRPr="00E978BB">
        <w:rPr>
          <w:rFonts w:ascii="Garamond" w:hAnsi="Garamond"/>
          <w:sz w:val="22"/>
          <w:szCs w:val="22"/>
          <w:vertAlign w:val="superscript"/>
        </w:rPr>
        <w:t>a</w:t>
      </w:r>
      <w:proofErr w:type="gramEnd"/>
      <w:r w:rsidR="006F1AEC">
        <w:rPr>
          <w:rFonts w:ascii="Garamond" w:hAnsi="Garamond"/>
          <w:sz w:val="22"/>
          <w:szCs w:val="22"/>
          <w:vertAlign w:val="superscript"/>
        </w:rPr>
        <w:t xml:space="preserve"> </w:t>
      </w:r>
      <w:r w:rsidR="006F1AEC" w:rsidRPr="006F1AEC">
        <w:rPr>
          <w:rFonts w:ascii="Garamond" w:hAnsi="Garamond"/>
          <w:sz w:val="22"/>
          <w:szCs w:val="22"/>
        </w:rPr>
        <w:t>A</w:t>
      </w:r>
      <w:r>
        <w:rPr>
          <w:rFonts w:ascii="Garamond" w:hAnsi="Garamond"/>
          <w:sz w:val="22"/>
          <w:szCs w:val="22"/>
        </w:rPr>
        <w:t xml:space="preserve">lphabetic </w:t>
      </w:r>
      <w:r w:rsidR="00B068DD">
        <w:rPr>
          <w:rFonts w:ascii="Garamond" w:hAnsi="Garamond"/>
          <w:sz w:val="22"/>
          <w:szCs w:val="22"/>
        </w:rPr>
        <w:t>co-</w:t>
      </w:r>
      <w:r>
        <w:rPr>
          <w:rFonts w:ascii="Garamond" w:hAnsi="Garamond"/>
          <w:sz w:val="22"/>
          <w:szCs w:val="22"/>
        </w:rPr>
        <w:t>author order</w:t>
      </w:r>
    </w:p>
    <w:p w14:paraId="28DE0389" w14:textId="37674C9F" w:rsidR="00D067D8" w:rsidRPr="00F112DB" w:rsidRDefault="00D067D8">
      <w:pPr>
        <w:rPr>
          <w:rFonts w:ascii="Garamond" w:hAnsi="Garamond"/>
          <w:sz w:val="22"/>
          <w:szCs w:val="22"/>
        </w:rPr>
      </w:pPr>
      <w:r w:rsidRPr="00F112DB">
        <w:rPr>
          <w:rFonts w:ascii="Garamond" w:hAnsi="Garamond"/>
          <w:sz w:val="22"/>
          <w:szCs w:val="22"/>
          <w:vertAlign w:val="superscript"/>
        </w:rPr>
        <w:t>*</w:t>
      </w:r>
      <w:r w:rsidR="00770ED4" w:rsidRPr="00F112DB">
        <w:rPr>
          <w:rFonts w:ascii="Garamond" w:hAnsi="Garamond"/>
          <w:sz w:val="22"/>
          <w:szCs w:val="22"/>
        </w:rPr>
        <w:t>Corresponding</w:t>
      </w:r>
      <w:r w:rsidRPr="00F112DB">
        <w:rPr>
          <w:rFonts w:ascii="Garamond" w:hAnsi="Garamond"/>
          <w:sz w:val="22"/>
          <w:szCs w:val="22"/>
        </w:rPr>
        <w:t xml:space="preserve"> author: adriano.lameira@warwick.ac.uk</w:t>
      </w:r>
    </w:p>
    <w:p w14:paraId="06D8E2AE" w14:textId="50A557F5" w:rsidR="00D067D8" w:rsidRDefault="00D067D8">
      <w:pPr>
        <w:rPr>
          <w:rFonts w:ascii="Garamond" w:hAnsi="Garamond"/>
          <w:sz w:val="22"/>
          <w:szCs w:val="22"/>
        </w:rPr>
      </w:pPr>
    </w:p>
    <w:p w14:paraId="5BD47E7F" w14:textId="52415C45" w:rsidR="00673C6B" w:rsidRDefault="00673C6B">
      <w:pPr>
        <w:rPr>
          <w:rFonts w:ascii="Garamond" w:hAnsi="Garamond"/>
          <w:sz w:val="22"/>
          <w:szCs w:val="22"/>
        </w:rPr>
      </w:pPr>
      <w:r w:rsidRPr="004C4278">
        <w:rPr>
          <w:rFonts w:ascii="Garamond" w:hAnsi="Garamond"/>
          <w:b/>
          <w:bCs/>
          <w:sz w:val="22"/>
          <w:szCs w:val="22"/>
        </w:rPr>
        <w:t>One sentence summary</w:t>
      </w:r>
      <w:r>
        <w:rPr>
          <w:rFonts w:ascii="Garamond" w:hAnsi="Garamond"/>
          <w:sz w:val="22"/>
          <w:szCs w:val="22"/>
        </w:rPr>
        <w:t xml:space="preserve">: </w:t>
      </w:r>
      <w:r w:rsidR="00362F2A">
        <w:rPr>
          <w:rFonts w:ascii="Garamond" w:hAnsi="Garamond"/>
          <w:sz w:val="22"/>
          <w:szCs w:val="22"/>
        </w:rPr>
        <w:t>Chimpanzee</w:t>
      </w:r>
      <w:r w:rsidR="00B80A37">
        <w:rPr>
          <w:rFonts w:ascii="Garamond" w:hAnsi="Garamond"/>
          <w:sz w:val="22"/>
          <w:szCs w:val="22"/>
        </w:rPr>
        <w:t>s</w:t>
      </w:r>
      <w:r w:rsidR="00362F2A">
        <w:rPr>
          <w:rFonts w:ascii="Garamond" w:hAnsi="Garamond"/>
          <w:sz w:val="22"/>
          <w:szCs w:val="22"/>
        </w:rPr>
        <w:t xml:space="preserve"> </w:t>
      </w:r>
      <w:r w:rsidR="00BC26C5">
        <w:rPr>
          <w:rFonts w:ascii="Garamond" w:hAnsi="Garamond"/>
          <w:sz w:val="22"/>
          <w:szCs w:val="22"/>
        </w:rPr>
        <w:t>can</w:t>
      </w:r>
      <w:r w:rsidR="00995124">
        <w:rPr>
          <w:rFonts w:ascii="Garamond" w:hAnsi="Garamond"/>
          <w:sz w:val="22"/>
          <w:szCs w:val="22"/>
        </w:rPr>
        <w:t xml:space="preserve"> </w:t>
      </w:r>
      <w:r w:rsidR="00362F2A">
        <w:rPr>
          <w:rFonts w:ascii="Garamond" w:hAnsi="Garamond"/>
          <w:sz w:val="22"/>
          <w:szCs w:val="22"/>
        </w:rPr>
        <w:t xml:space="preserve">produce </w:t>
      </w:r>
      <w:r w:rsidR="00224045">
        <w:rPr>
          <w:rFonts w:ascii="Garamond" w:hAnsi="Garamond"/>
          <w:sz w:val="22"/>
          <w:szCs w:val="22"/>
        </w:rPr>
        <w:t>unbounded</w:t>
      </w:r>
      <w:r w:rsidR="00A9198F">
        <w:rPr>
          <w:rFonts w:ascii="Garamond" w:hAnsi="Garamond"/>
          <w:sz w:val="22"/>
          <w:szCs w:val="22"/>
        </w:rPr>
        <w:t xml:space="preserve"> </w:t>
      </w:r>
      <w:r w:rsidR="00BC26C5">
        <w:rPr>
          <w:rFonts w:ascii="Garamond" w:hAnsi="Garamond"/>
          <w:sz w:val="22"/>
          <w:szCs w:val="22"/>
        </w:rPr>
        <w:t xml:space="preserve">voiced </w:t>
      </w:r>
      <w:r w:rsidR="00362F2A">
        <w:rPr>
          <w:rFonts w:ascii="Garamond" w:hAnsi="Garamond"/>
          <w:sz w:val="22"/>
          <w:szCs w:val="22"/>
        </w:rPr>
        <w:t xml:space="preserve">vowel-like </w:t>
      </w:r>
      <w:r w:rsidR="00BC26C5">
        <w:rPr>
          <w:rFonts w:ascii="Garamond" w:hAnsi="Garamond"/>
          <w:sz w:val="22"/>
          <w:szCs w:val="22"/>
        </w:rPr>
        <w:t>call</w:t>
      </w:r>
      <w:r w:rsidR="00224045" w:rsidRPr="00224045">
        <w:rPr>
          <w:rFonts w:ascii="Garamond" w:hAnsi="Garamond"/>
          <w:sz w:val="22"/>
          <w:szCs w:val="22"/>
        </w:rPr>
        <w:t xml:space="preserve"> </w:t>
      </w:r>
      <w:r w:rsidR="00224045">
        <w:rPr>
          <w:rFonts w:ascii="Garamond" w:hAnsi="Garamond"/>
          <w:sz w:val="22"/>
          <w:szCs w:val="22"/>
        </w:rPr>
        <w:t>variants</w:t>
      </w:r>
      <w:r w:rsidR="00307E9A">
        <w:rPr>
          <w:rFonts w:ascii="Garamond" w:hAnsi="Garamond"/>
          <w:sz w:val="22"/>
          <w:szCs w:val="22"/>
        </w:rPr>
        <w:t>, overturning prevailing hypotheses</w:t>
      </w:r>
      <w:r w:rsidR="00BC26C5">
        <w:rPr>
          <w:rFonts w:ascii="Garamond" w:hAnsi="Garamond"/>
          <w:sz w:val="22"/>
          <w:szCs w:val="22"/>
        </w:rPr>
        <w:t xml:space="preserve"> for speech evolution</w:t>
      </w:r>
      <w:r w:rsidR="00A9198F">
        <w:rPr>
          <w:rFonts w:ascii="Garamond" w:hAnsi="Garamond"/>
          <w:sz w:val="22"/>
          <w:szCs w:val="22"/>
        </w:rPr>
        <w:t xml:space="preserve">. </w:t>
      </w:r>
    </w:p>
    <w:p w14:paraId="2E299212" w14:textId="77777777" w:rsidR="00673C6B" w:rsidRDefault="00673C6B">
      <w:pPr>
        <w:rPr>
          <w:rFonts w:ascii="Garamond" w:hAnsi="Garamond"/>
          <w:sz w:val="22"/>
          <w:szCs w:val="22"/>
        </w:rPr>
      </w:pPr>
    </w:p>
    <w:p w14:paraId="722C2519" w14:textId="2161FC9A" w:rsidR="00EC7B20" w:rsidRDefault="00EC7B20">
      <w:pPr>
        <w:rPr>
          <w:rFonts w:ascii="Garamond" w:hAnsi="Garamond"/>
          <w:sz w:val="22"/>
          <w:szCs w:val="22"/>
        </w:rPr>
      </w:pPr>
      <w:r w:rsidRPr="00944D65">
        <w:rPr>
          <w:rFonts w:ascii="Garamond" w:hAnsi="Garamond"/>
          <w:b/>
          <w:bCs/>
          <w:sz w:val="22"/>
          <w:szCs w:val="22"/>
        </w:rPr>
        <w:t>Abstract</w:t>
      </w:r>
      <w:r>
        <w:rPr>
          <w:rFonts w:ascii="Garamond" w:hAnsi="Garamond"/>
          <w:sz w:val="22"/>
          <w:szCs w:val="22"/>
        </w:rPr>
        <w:t xml:space="preserve"> (1</w:t>
      </w:r>
      <w:r w:rsidR="0098125A">
        <w:rPr>
          <w:rFonts w:ascii="Garamond" w:hAnsi="Garamond"/>
          <w:sz w:val="22"/>
          <w:szCs w:val="22"/>
        </w:rPr>
        <w:t>2</w:t>
      </w:r>
      <w:r>
        <w:rPr>
          <w:rFonts w:ascii="Garamond" w:hAnsi="Garamond"/>
          <w:sz w:val="22"/>
          <w:szCs w:val="22"/>
        </w:rPr>
        <w:t>5 words)</w:t>
      </w:r>
    </w:p>
    <w:p w14:paraId="594CD6DF" w14:textId="77777777" w:rsidR="00EB7B92" w:rsidRDefault="00EB7B92">
      <w:pPr>
        <w:rPr>
          <w:rFonts w:ascii="Garamond" w:hAnsi="Garamond"/>
          <w:sz w:val="22"/>
          <w:szCs w:val="22"/>
        </w:rPr>
      </w:pPr>
    </w:p>
    <w:p w14:paraId="0BA8B990" w14:textId="76135D2B" w:rsidR="00D91BE7" w:rsidRDefault="00D84011" w:rsidP="00112E07">
      <w:pPr>
        <w:jc w:val="both"/>
        <w:rPr>
          <w:rFonts w:ascii="Garamond" w:hAnsi="Garamond"/>
          <w:b/>
          <w:bCs/>
          <w:sz w:val="22"/>
          <w:szCs w:val="22"/>
        </w:rPr>
      </w:pPr>
      <w:r>
        <w:rPr>
          <w:rFonts w:ascii="Garamond" w:hAnsi="Garamond"/>
          <w:b/>
          <w:bCs/>
          <w:sz w:val="22"/>
          <w:szCs w:val="22"/>
        </w:rPr>
        <w:t>Modern theory posits that h</w:t>
      </w:r>
      <w:r w:rsidR="001D71BA">
        <w:rPr>
          <w:rFonts w:ascii="Garamond" w:hAnsi="Garamond"/>
          <w:b/>
          <w:bCs/>
          <w:sz w:val="22"/>
          <w:szCs w:val="22"/>
        </w:rPr>
        <w:t>uman-ape d</w:t>
      </w:r>
      <w:r w:rsidR="00747EE4">
        <w:rPr>
          <w:rFonts w:ascii="Garamond" w:hAnsi="Garamond"/>
          <w:b/>
          <w:bCs/>
          <w:sz w:val="22"/>
          <w:szCs w:val="22"/>
        </w:rPr>
        <w:t xml:space="preserve">ifferences </w:t>
      </w:r>
      <w:r w:rsidR="00001694">
        <w:rPr>
          <w:rFonts w:ascii="Garamond" w:hAnsi="Garamond"/>
          <w:b/>
          <w:bCs/>
          <w:sz w:val="22"/>
          <w:szCs w:val="22"/>
        </w:rPr>
        <w:t xml:space="preserve">in </w:t>
      </w:r>
      <w:r w:rsidR="00D47573">
        <w:rPr>
          <w:rFonts w:ascii="Garamond" w:hAnsi="Garamond"/>
          <w:b/>
          <w:bCs/>
          <w:sz w:val="22"/>
          <w:szCs w:val="22"/>
        </w:rPr>
        <w:t>voice</w:t>
      </w:r>
      <w:r w:rsidR="00747EE4">
        <w:rPr>
          <w:rFonts w:ascii="Garamond" w:hAnsi="Garamond"/>
          <w:b/>
          <w:bCs/>
          <w:sz w:val="22"/>
          <w:szCs w:val="22"/>
        </w:rPr>
        <w:t xml:space="preserve"> </w:t>
      </w:r>
      <w:r w:rsidR="001A449F">
        <w:rPr>
          <w:rFonts w:ascii="Garamond" w:hAnsi="Garamond"/>
          <w:b/>
          <w:bCs/>
          <w:sz w:val="22"/>
          <w:szCs w:val="22"/>
        </w:rPr>
        <w:t>command</w:t>
      </w:r>
      <w:r w:rsidR="00747EE4">
        <w:rPr>
          <w:rFonts w:ascii="Garamond" w:hAnsi="Garamond"/>
          <w:b/>
          <w:bCs/>
          <w:sz w:val="22"/>
          <w:szCs w:val="22"/>
        </w:rPr>
        <w:t xml:space="preserve"> account for speech evolution</w:t>
      </w:r>
      <w:r w:rsidR="005C4402">
        <w:rPr>
          <w:rFonts w:ascii="Garamond" w:hAnsi="Garamond"/>
          <w:b/>
          <w:bCs/>
          <w:sz w:val="22"/>
          <w:szCs w:val="22"/>
        </w:rPr>
        <w:t>.</w:t>
      </w:r>
      <w:r w:rsidR="00AA5C5C">
        <w:rPr>
          <w:rFonts w:ascii="Garamond" w:hAnsi="Garamond"/>
          <w:b/>
          <w:bCs/>
          <w:sz w:val="22"/>
          <w:szCs w:val="22"/>
        </w:rPr>
        <w:t xml:space="preserve"> </w:t>
      </w:r>
      <w:r w:rsidR="00502547">
        <w:rPr>
          <w:rFonts w:ascii="Garamond" w:hAnsi="Garamond"/>
          <w:b/>
          <w:bCs/>
          <w:sz w:val="22"/>
          <w:szCs w:val="22"/>
        </w:rPr>
        <w:t>C</w:t>
      </w:r>
      <w:r w:rsidR="00AA5C5C">
        <w:rPr>
          <w:rFonts w:ascii="Garamond" w:hAnsi="Garamond"/>
          <w:b/>
          <w:bCs/>
          <w:sz w:val="22"/>
          <w:szCs w:val="22"/>
        </w:rPr>
        <w:t>omparison</w:t>
      </w:r>
      <w:r w:rsidR="000051C0">
        <w:rPr>
          <w:rFonts w:ascii="Garamond" w:hAnsi="Garamond"/>
          <w:b/>
          <w:bCs/>
          <w:sz w:val="22"/>
          <w:szCs w:val="22"/>
        </w:rPr>
        <w:t xml:space="preserve"> has</w:t>
      </w:r>
      <w:r w:rsidR="00502547">
        <w:rPr>
          <w:rFonts w:ascii="Garamond" w:hAnsi="Garamond"/>
          <w:b/>
          <w:bCs/>
          <w:sz w:val="22"/>
          <w:szCs w:val="22"/>
        </w:rPr>
        <w:t>, however,</w:t>
      </w:r>
      <w:r w:rsidR="000051C0">
        <w:rPr>
          <w:rFonts w:ascii="Garamond" w:hAnsi="Garamond"/>
          <w:b/>
          <w:bCs/>
          <w:sz w:val="22"/>
          <w:szCs w:val="22"/>
        </w:rPr>
        <w:t xml:space="preserve"> </w:t>
      </w:r>
      <w:r w:rsidR="00FD3AA5">
        <w:rPr>
          <w:rFonts w:ascii="Garamond" w:hAnsi="Garamond"/>
          <w:b/>
          <w:bCs/>
          <w:sz w:val="22"/>
          <w:szCs w:val="22"/>
        </w:rPr>
        <w:t xml:space="preserve">been circumstantial and </w:t>
      </w:r>
      <w:r w:rsidR="00A22157">
        <w:rPr>
          <w:rFonts w:ascii="Garamond" w:hAnsi="Garamond"/>
          <w:b/>
          <w:bCs/>
          <w:sz w:val="22"/>
          <w:szCs w:val="22"/>
        </w:rPr>
        <w:t>conjectural</w:t>
      </w:r>
      <w:r w:rsidR="00FD3AA5">
        <w:rPr>
          <w:rFonts w:ascii="Garamond" w:hAnsi="Garamond"/>
          <w:b/>
          <w:bCs/>
          <w:sz w:val="22"/>
          <w:szCs w:val="22"/>
        </w:rPr>
        <w:t xml:space="preserve"> </w:t>
      </w:r>
      <w:r w:rsidR="00A22157">
        <w:rPr>
          <w:rFonts w:ascii="Garamond" w:hAnsi="Garamond"/>
          <w:b/>
          <w:bCs/>
          <w:sz w:val="22"/>
          <w:szCs w:val="22"/>
        </w:rPr>
        <w:t>based on</w:t>
      </w:r>
      <w:r w:rsidR="00FD3AA5">
        <w:rPr>
          <w:rFonts w:ascii="Garamond" w:hAnsi="Garamond"/>
          <w:b/>
          <w:bCs/>
          <w:sz w:val="22"/>
          <w:szCs w:val="22"/>
        </w:rPr>
        <w:t xml:space="preserve"> vocal learning taxa far related to Hominids, instead </w:t>
      </w:r>
      <w:r w:rsidR="00732997">
        <w:rPr>
          <w:rFonts w:ascii="Garamond" w:hAnsi="Garamond"/>
          <w:b/>
          <w:bCs/>
          <w:sz w:val="22"/>
          <w:szCs w:val="22"/>
        </w:rPr>
        <w:t xml:space="preserve">of </w:t>
      </w:r>
      <w:r w:rsidR="00A22157">
        <w:rPr>
          <w:rFonts w:ascii="Garamond" w:hAnsi="Garamond"/>
          <w:b/>
          <w:bCs/>
          <w:sz w:val="22"/>
          <w:szCs w:val="22"/>
        </w:rPr>
        <w:t xml:space="preserve">direct and </w:t>
      </w:r>
      <w:r w:rsidR="000051C0">
        <w:rPr>
          <w:rFonts w:ascii="Garamond" w:hAnsi="Garamond"/>
          <w:b/>
          <w:bCs/>
          <w:sz w:val="22"/>
          <w:szCs w:val="22"/>
        </w:rPr>
        <w:t xml:space="preserve">quantitative </w:t>
      </w:r>
      <w:r w:rsidR="00A22157">
        <w:rPr>
          <w:rFonts w:ascii="Garamond" w:hAnsi="Garamond"/>
          <w:b/>
          <w:bCs/>
          <w:sz w:val="22"/>
          <w:szCs w:val="22"/>
        </w:rPr>
        <w:t>based on</w:t>
      </w:r>
      <w:r w:rsidR="000051C0">
        <w:rPr>
          <w:rFonts w:ascii="Garamond" w:hAnsi="Garamond"/>
          <w:b/>
          <w:bCs/>
          <w:sz w:val="22"/>
          <w:szCs w:val="22"/>
        </w:rPr>
        <w:t xml:space="preserve"> homologous </w:t>
      </w:r>
      <w:r w:rsidR="001E5F4C">
        <w:rPr>
          <w:rFonts w:ascii="Garamond" w:hAnsi="Garamond"/>
          <w:b/>
          <w:bCs/>
          <w:sz w:val="22"/>
          <w:szCs w:val="22"/>
        </w:rPr>
        <w:t xml:space="preserve">great ape </w:t>
      </w:r>
      <w:r w:rsidR="000051C0">
        <w:rPr>
          <w:rFonts w:ascii="Garamond" w:hAnsi="Garamond"/>
          <w:b/>
          <w:bCs/>
          <w:sz w:val="22"/>
          <w:szCs w:val="22"/>
        </w:rPr>
        <w:t xml:space="preserve">calls that, like all speech sounds, are </w:t>
      </w:r>
      <w:r w:rsidR="00CA798A">
        <w:rPr>
          <w:rFonts w:ascii="Garamond" w:hAnsi="Garamond"/>
          <w:b/>
          <w:bCs/>
          <w:sz w:val="22"/>
          <w:szCs w:val="22"/>
        </w:rPr>
        <w:t xml:space="preserve">local-specific and </w:t>
      </w:r>
      <w:r w:rsidR="000051C0">
        <w:rPr>
          <w:rFonts w:ascii="Garamond" w:hAnsi="Garamond"/>
          <w:b/>
          <w:bCs/>
          <w:sz w:val="22"/>
          <w:szCs w:val="22"/>
        </w:rPr>
        <w:t>no</w:t>
      </w:r>
      <w:r w:rsidR="001E5F4C">
        <w:rPr>
          <w:rFonts w:ascii="Garamond" w:hAnsi="Garamond"/>
          <w:b/>
          <w:bCs/>
          <w:sz w:val="22"/>
          <w:szCs w:val="22"/>
        </w:rPr>
        <w:t xml:space="preserve">t </w:t>
      </w:r>
      <w:r w:rsidR="000051C0">
        <w:rPr>
          <w:rFonts w:ascii="Garamond" w:hAnsi="Garamond"/>
          <w:b/>
          <w:bCs/>
          <w:sz w:val="22"/>
          <w:szCs w:val="22"/>
        </w:rPr>
        <w:t xml:space="preserve">universal </w:t>
      </w:r>
      <w:r w:rsidR="001E5F4C">
        <w:rPr>
          <w:rFonts w:ascii="Garamond" w:hAnsi="Garamond"/>
          <w:b/>
          <w:bCs/>
          <w:sz w:val="22"/>
          <w:szCs w:val="22"/>
        </w:rPr>
        <w:t>across</w:t>
      </w:r>
      <w:r w:rsidR="000051C0">
        <w:rPr>
          <w:rFonts w:ascii="Garamond" w:hAnsi="Garamond"/>
          <w:b/>
          <w:bCs/>
          <w:sz w:val="22"/>
          <w:szCs w:val="22"/>
        </w:rPr>
        <w:t xml:space="preserve"> the species</w:t>
      </w:r>
      <w:r w:rsidR="00914375">
        <w:rPr>
          <w:rFonts w:ascii="Garamond" w:hAnsi="Garamond"/>
          <w:b/>
          <w:bCs/>
          <w:sz w:val="22"/>
          <w:szCs w:val="22"/>
        </w:rPr>
        <w:t xml:space="preserve">. </w:t>
      </w:r>
      <w:r w:rsidR="00DB2DBA">
        <w:rPr>
          <w:rFonts w:ascii="Garamond" w:hAnsi="Garamond"/>
          <w:b/>
          <w:bCs/>
          <w:sz w:val="22"/>
          <w:szCs w:val="22"/>
        </w:rPr>
        <w:t>Here, w</w:t>
      </w:r>
      <w:r w:rsidR="00736CCC">
        <w:rPr>
          <w:rFonts w:ascii="Garamond" w:hAnsi="Garamond"/>
          <w:b/>
          <w:bCs/>
          <w:sz w:val="22"/>
          <w:szCs w:val="22"/>
        </w:rPr>
        <w:t>e show that i</w:t>
      </w:r>
      <w:r w:rsidR="003D7F07">
        <w:rPr>
          <w:rFonts w:ascii="Garamond" w:hAnsi="Garamond"/>
          <w:b/>
          <w:bCs/>
          <w:sz w:val="22"/>
          <w:szCs w:val="22"/>
        </w:rPr>
        <w:t xml:space="preserve">n </w:t>
      </w:r>
      <w:r w:rsidR="00C6211F">
        <w:rPr>
          <w:rFonts w:ascii="Garamond" w:hAnsi="Garamond"/>
          <w:b/>
          <w:bCs/>
          <w:sz w:val="22"/>
          <w:szCs w:val="22"/>
        </w:rPr>
        <w:t>controlled</w:t>
      </w:r>
      <w:r w:rsidR="00C5778A">
        <w:rPr>
          <w:rFonts w:ascii="Garamond" w:hAnsi="Garamond"/>
          <w:b/>
          <w:bCs/>
          <w:sz w:val="22"/>
          <w:szCs w:val="22"/>
        </w:rPr>
        <w:t xml:space="preserve">, </w:t>
      </w:r>
      <w:r w:rsidR="00F0672E">
        <w:rPr>
          <w:rFonts w:ascii="Garamond" w:hAnsi="Garamond"/>
          <w:b/>
          <w:bCs/>
          <w:sz w:val="22"/>
          <w:szCs w:val="22"/>
        </w:rPr>
        <w:t xml:space="preserve">constant </w:t>
      </w:r>
      <w:r w:rsidR="003D7F07">
        <w:rPr>
          <w:rFonts w:ascii="Garamond" w:hAnsi="Garamond"/>
          <w:b/>
          <w:bCs/>
          <w:sz w:val="22"/>
          <w:szCs w:val="22"/>
        </w:rPr>
        <w:t xml:space="preserve">experimental </w:t>
      </w:r>
      <w:r w:rsidR="00C5778A">
        <w:rPr>
          <w:rFonts w:ascii="Garamond" w:hAnsi="Garamond"/>
          <w:b/>
          <w:bCs/>
          <w:sz w:val="22"/>
          <w:szCs w:val="22"/>
        </w:rPr>
        <w:t>settings</w:t>
      </w:r>
      <w:r w:rsidR="003D7F07">
        <w:rPr>
          <w:rFonts w:ascii="Garamond" w:hAnsi="Garamond"/>
          <w:b/>
          <w:bCs/>
          <w:sz w:val="22"/>
          <w:szCs w:val="22"/>
        </w:rPr>
        <w:t>,</w:t>
      </w:r>
      <w:r w:rsidR="00DB2D7B">
        <w:rPr>
          <w:rFonts w:ascii="Garamond" w:hAnsi="Garamond"/>
          <w:b/>
          <w:bCs/>
          <w:sz w:val="22"/>
          <w:szCs w:val="22"/>
        </w:rPr>
        <w:t xml:space="preserve"> </w:t>
      </w:r>
      <w:r w:rsidR="00736CCC">
        <w:rPr>
          <w:rFonts w:ascii="Garamond" w:hAnsi="Garamond"/>
          <w:b/>
          <w:bCs/>
          <w:sz w:val="22"/>
          <w:szCs w:val="22"/>
        </w:rPr>
        <w:t xml:space="preserve">captive </w:t>
      </w:r>
      <w:r w:rsidR="00C5778A">
        <w:rPr>
          <w:rFonts w:ascii="Garamond" w:hAnsi="Garamond"/>
          <w:b/>
          <w:bCs/>
          <w:sz w:val="22"/>
          <w:szCs w:val="22"/>
        </w:rPr>
        <w:t>c</w:t>
      </w:r>
      <w:r w:rsidR="00333D90">
        <w:rPr>
          <w:rFonts w:ascii="Garamond" w:hAnsi="Garamond"/>
          <w:b/>
          <w:bCs/>
          <w:sz w:val="22"/>
          <w:szCs w:val="22"/>
        </w:rPr>
        <w:t xml:space="preserve">himpanzees </w:t>
      </w:r>
      <w:r w:rsidR="00DD4F16">
        <w:rPr>
          <w:rFonts w:ascii="Garamond" w:hAnsi="Garamond"/>
          <w:b/>
          <w:bCs/>
          <w:sz w:val="22"/>
          <w:szCs w:val="22"/>
        </w:rPr>
        <w:t>exhibit</w:t>
      </w:r>
      <w:r w:rsidR="00D35F64">
        <w:rPr>
          <w:rFonts w:ascii="Garamond" w:hAnsi="Garamond"/>
          <w:b/>
          <w:bCs/>
          <w:sz w:val="22"/>
          <w:szCs w:val="22"/>
        </w:rPr>
        <w:t xml:space="preserve"> </w:t>
      </w:r>
      <w:r w:rsidR="00DB2D7B">
        <w:rPr>
          <w:rFonts w:ascii="Garamond" w:hAnsi="Garamond"/>
          <w:b/>
          <w:bCs/>
          <w:sz w:val="22"/>
          <w:szCs w:val="22"/>
        </w:rPr>
        <w:t>h</w:t>
      </w:r>
      <w:r w:rsidR="00D91BE7">
        <w:rPr>
          <w:rFonts w:ascii="Garamond" w:hAnsi="Garamond"/>
          <w:b/>
          <w:bCs/>
          <w:sz w:val="22"/>
          <w:szCs w:val="22"/>
        </w:rPr>
        <w:t xml:space="preserve">igh-dimensional </w:t>
      </w:r>
      <w:r w:rsidR="00144DEB" w:rsidRPr="005D0113">
        <w:rPr>
          <w:rFonts w:ascii="Garamond" w:hAnsi="Garamond"/>
          <w:b/>
          <w:bCs/>
          <w:sz w:val="22"/>
          <w:szCs w:val="22"/>
        </w:rPr>
        <w:t>dexterity</w:t>
      </w:r>
      <w:r w:rsidR="00144DEB">
        <w:rPr>
          <w:rFonts w:ascii="Garamond" w:hAnsi="Garamond"/>
          <w:b/>
          <w:bCs/>
          <w:sz w:val="22"/>
          <w:szCs w:val="22"/>
        </w:rPr>
        <w:t xml:space="preserve"> over </w:t>
      </w:r>
      <w:r w:rsidR="001E5F4C">
        <w:rPr>
          <w:rFonts w:ascii="Garamond" w:hAnsi="Garamond"/>
          <w:b/>
          <w:bCs/>
          <w:sz w:val="22"/>
          <w:szCs w:val="22"/>
        </w:rPr>
        <w:t>voice activation and voice modulation</w:t>
      </w:r>
      <w:r w:rsidR="00D91BE7">
        <w:rPr>
          <w:rFonts w:ascii="Garamond" w:hAnsi="Garamond"/>
          <w:b/>
          <w:bCs/>
          <w:sz w:val="22"/>
          <w:szCs w:val="22"/>
        </w:rPr>
        <w:t xml:space="preserve"> </w:t>
      </w:r>
      <w:r w:rsidR="00144DEB">
        <w:rPr>
          <w:rFonts w:ascii="Garamond" w:hAnsi="Garamond"/>
          <w:b/>
          <w:bCs/>
          <w:sz w:val="22"/>
          <w:szCs w:val="22"/>
        </w:rPr>
        <w:t>in</w:t>
      </w:r>
      <w:r w:rsidR="00C5778A">
        <w:rPr>
          <w:rFonts w:ascii="Garamond" w:hAnsi="Garamond"/>
          <w:b/>
          <w:bCs/>
          <w:sz w:val="22"/>
          <w:szCs w:val="22"/>
        </w:rPr>
        <w:t xml:space="preserve"> two atypical vowel-like calls</w:t>
      </w:r>
      <w:r w:rsidR="00C457D9">
        <w:rPr>
          <w:rFonts w:ascii="Garamond" w:hAnsi="Garamond"/>
          <w:b/>
          <w:bCs/>
          <w:sz w:val="22"/>
          <w:szCs w:val="22"/>
        </w:rPr>
        <w:t xml:space="preserve">. </w:t>
      </w:r>
      <w:r w:rsidR="00671CD4">
        <w:rPr>
          <w:rFonts w:ascii="Garamond" w:hAnsi="Garamond"/>
          <w:b/>
          <w:bCs/>
          <w:sz w:val="22"/>
          <w:szCs w:val="22"/>
        </w:rPr>
        <w:t>S</w:t>
      </w:r>
      <w:r w:rsidR="00160F2A">
        <w:rPr>
          <w:rFonts w:ascii="Garamond" w:hAnsi="Garamond"/>
          <w:b/>
          <w:bCs/>
          <w:sz w:val="22"/>
          <w:szCs w:val="22"/>
        </w:rPr>
        <w:t>ubjects</w:t>
      </w:r>
      <w:r w:rsidR="00C457D9">
        <w:rPr>
          <w:rFonts w:ascii="Garamond" w:hAnsi="Garamond"/>
          <w:b/>
          <w:bCs/>
          <w:sz w:val="22"/>
          <w:szCs w:val="22"/>
        </w:rPr>
        <w:t xml:space="preserve"> ma</w:t>
      </w:r>
      <w:r w:rsidR="00671CD4">
        <w:rPr>
          <w:rFonts w:ascii="Garamond" w:hAnsi="Garamond"/>
          <w:b/>
          <w:bCs/>
          <w:sz w:val="22"/>
          <w:szCs w:val="22"/>
        </w:rPr>
        <w:t>d</w:t>
      </w:r>
      <w:r w:rsidR="00C457D9">
        <w:rPr>
          <w:rFonts w:ascii="Garamond" w:hAnsi="Garamond"/>
          <w:b/>
          <w:bCs/>
          <w:sz w:val="22"/>
          <w:szCs w:val="22"/>
        </w:rPr>
        <w:t xml:space="preserve">e unrestricted </w:t>
      </w:r>
      <w:r w:rsidR="00160F2A">
        <w:rPr>
          <w:rFonts w:ascii="Garamond" w:hAnsi="Garamond"/>
          <w:b/>
          <w:bCs/>
          <w:sz w:val="22"/>
          <w:szCs w:val="22"/>
        </w:rPr>
        <w:t xml:space="preserve">and distinct </w:t>
      </w:r>
      <w:r w:rsidR="00C457D9">
        <w:rPr>
          <w:rFonts w:ascii="Garamond" w:hAnsi="Garamond"/>
          <w:b/>
          <w:bCs/>
          <w:sz w:val="22"/>
          <w:szCs w:val="22"/>
        </w:rPr>
        <w:t>voice changes</w:t>
      </w:r>
      <w:r w:rsidR="00C5778A">
        <w:rPr>
          <w:rFonts w:ascii="Garamond" w:hAnsi="Garamond"/>
          <w:b/>
          <w:bCs/>
          <w:sz w:val="22"/>
          <w:szCs w:val="22"/>
        </w:rPr>
        <w:t xml:space="preserve"> </w:t>
      </w:r>
      <w:r w:rsidR="00A7202B">
        <w:rPr>
          <w:rFonts w:ascii="Garamond" w:hAnsi="Garamond"/>
          <w:b/>
          <w:bCs/>
          <w:sz w:val="22"/>
          <w:szCs w:val="22"/>
        </w:rPr>
        <w:t xml:space="preserve">within and </w:t>
      </w:r>
      <w:r w:rsidR="00D91BE7">
        <w:rPr>
          <w:rFonts w:ascii="Garamond" w:hAnsi="Garamond"/>
          <w:b/>
          <w:bCs/>
          <w:sz w:val="22"/>
          <w:szCs w:val="22"/>
        </w:rPr>
        <w:t>between</w:t>
      </w:r>
      <w:r w:rsidR="00D91BE7" w:rsidRPr="00C30222">
        <w:rPr>
          <w:rFonts w:ascii="Garamond" w:hAnsi="Garamond"/>
          <w:b/>
          <w:bCs/>
          <w:sz w:val="22"/>
          <w:szCs w:val="22"/>
        </w:rPr>
        <w:t xml:space="preserve"> </w:t>
      </w:r>
      <w:r w:rsidR="00D91BE7">
        <w:rPr>
          <w:rFonts w:ascii="Garamond" w:hAnsi="Garamond"/>
          <w:b/>
          <w:bCs/>
          <w:sz w:val="22"/>
          <w:szCs w:val="22"/>
        </w:rPr>
        <w:t>individuals,</w:t>
      </w:r>
      <w:r w:rsidR="00160F2A">
        <w:rPr>
          <w:rFonts w:ascii="Garamond" w:hAnsi="Garamond"/>
          <w:b/>
          <w:bCs/>
          <w:sz w:val="22"/>
          <w:szCs w:val="22"/>
        </w:rPr>
        <w:t xml:space="preserve"> inducing </w:t>
      </w:r>
      <w:r w:rsidR="00CA798A">
        <w:rPr>
          <w:rFonts w:ascii="Garamond" w:hAnsi="Garamond"/>
          <w:b/>
          <w:bCs/>
          <w:sz w:val="22"/>
          <w:szCs w:val="22"/>
        </w:rPr>
        <w:t xml:space="preserve">at times </w:t>
      </w:r>
      <w:r w:rsidR="00160F2A">
        <w:rPr>
          <w:rFonts w:ascii="Garamond" w:hAnsi="Garamond"/>
          <w:b/>
          <w:bCs/>
          <w:sz w:val="22"/>
          <w:szCs w:val="22"/>
        </w:rPr>
        <w:t>parameter changes beyond 10,000%,</w:t>
      </w:r>
      <w:r w:rsidR="00D91BE7">
        <w:rPr>
          <w:rFonts w:ascii="Garamond" w:hAnsi="Garamond"/>
          <w:b/>
          <w:bCs/>
          <w:sz w:val="22"/>
          <w:szCs w:val="22"/>
        </w:rPr>
        <w:t xml:space="preserve"> </w:t>
      </w:r>
      <w:r w:rsidR="00232DC5">
        <w:rPr>
          <w:rFonts w:ascii="Garamond" w:hAnsi="Garamond"/>
          <w:b/>
          <w:bCs/>
          <w:sz w:val="22"/>
          <w:szCs w:val="22"/>
        </w:rPr>
        <w:t>demonstrating</w:t>
      </w:r>
      <w:r w:rsidR="00D91BE7" w:rsidRPr="00683969">
        <w:rPr>
          <w:rFonts w:ascii="Garamond" w:hAnsi="Garamond"/>
          <w:b/>
          <w:bCs/>
          <w:sz w:val="22"/>
          <w:szCs w:val="22"/>
        </w:rPr>
        <w:t xml:space="preserve"> </w:t>
      </w:r>
      <w:r w:rsidR="00D91BE7" w:rsidRPr="00C30222">
        <w:rPr>
          <w:rFonts w:ascii="Garamond" w:hAnsi="Garamond"/>
          <w:b/>
          <w:bCs/>
          <w:sz w:val="22"/>
          <w:szCs w:val="22"/>
        </w:rPr>
        <w:t>emancipated</w:t>
      </w:r>
      <w:r w:rsidR="00AF2F7F">
        <w:rPr>
          <w:rFonts w:ascii="Garamond" w:hAnsi="Garamond"/>
          <w:b/>
          <w:bCs/>
          <w:sz w:val="22"/>
          <w:szCs w:val="22"/>
        </w:rPr>
        <w:t xml:space="preserve"> and boundless</w:t>
      </w:r>
      <w:r w:rsidR="00D91BE7">
        <w:rPr>
          <w:rFonts w:ascii="Garamond" w:hAnsi="Garamond"/>
          <w:b/>
          <w:bCs/>
          <w:sz w:val="22"/>
          <w:szCs w:val="22"/>
        </w:rPr>
        <w:t xml:space="preserve"> </w:t>
      </w:r>
      <w:r w:rsidR="00EA3FC3">
        <w:rPr>
          <w:rFonts w:ascii="Garamond" w:hAnsi="Garamond"/>
          <w:b/>
          <w:bCs/>
          <w:sz w:val="22"/>
          <w:szCs w:val="22"/>
        </w:rPr>
        <w:t>real-time</w:t>
      </w:r>
      <w:r w:rsidR="00EA3FC3" w:rsidRPr="00C30222">
        <w:rPr>
          <w:rFonts w:ascii="Garamond" w:hAnsi="Garamond"/>
          <w:b/>
          <w:bCs/>
          <w:sz w:val="22"/>
          <w:szCs w:val="22"/>
        </w:rPr>
        <w:t xml:space="preserve"> </w:t>
      </w:r>
      <w:r w:rsidR="00D91BE7" w:rsidRPr="00C30222">
        <w:rPr>
          <w:rFonts w:ascii="Garamond" w:hAnsi="Garamond"/>
          <w:b/>
          <w:bCs/>
          <w:sz w:val="22"/>
          <w:szCs w:val="22"/>
        </w:rPr>
        <w:t xml:space="preserve">voice </w:t>
      </w:r>
      <w:r w:rsidR="00ED298A">
        <w:rPr>
          <w:rFonts w:ascii="Garamond" w:hAnsi="Garamond"/>
          <w:b/>
          <w:bCs/>
          <w:sz w:val="22"/>
          <w:szCs w:val="22"/>
        </w:rPr>
        <w:t>control</w:t>
      </w:r>
      <w:r w:rsidR="00D91BE7" w:rsidRPr="00C30222">
        <w:rPr>
          <w:rFonts w:ascii="Garamond" w:hAnsi="Garamond"/>
          <w:b/>
          <w:bCs/>
          <w:sz w:val="22"/>
          <w:szCs w:val="22"/>
        </w:rPr>
        <w:t>.</w:t>
      </w:r>
      <w:r w:rsidR="00715159" w:rsidRPr="00715159">
        <w:rPr>
          <w:rFonts w:ascii="Garamond" w:hAnsi="Garamond"/>
          <w:b/>
          <w:bCs/>
          <w:sz w:val="22"/>
          <w:szCs w:val="22"/>
        </w:rPr>
        <w:t xml:space="preserve"> </w:t>
      </w:r>
      <w:r w:rsidR="0000296A">
        <w:rPr>
          <w:rFonts w:ascii="Garamond" w:hAnsi="Garamond"/>
          <w:b/>
          <w:bCs/>
          <w:sz w:val="22"/>
          <w:szCs w:val="22"/>
        </w:rPr>
        <w:t xml:space="preserve">Findings </w:t>
      </w:r>
      <w:r w:rsidR="00647B06">
        <w:rPr>
          <w:rFonts w:ascii="Garamond" w:hAnsi="Garamond"/>
          <w:b/>
          <w:bCs/>
          <w:sz w:val="22"/>
          <w:szCs w:val="22"/>
        </w:rPr>
        <w:t>tailspin</w:t>
      </w:r>
      <w:r w:rsidR="0000296A">
        <w:rPr>
          <w:rFonts w:ascii="Garamond" w:hAnsi="Garamond"/>
          <w:b/>
          <w:bCs/>
          <w:sz w:val="22"/>
          <w:szCs w:val="22"/>
        </w:rPr>
        <w:t xml:space="preserve"> decades-old ideas and show that s</w:t>
      </w:r>
      <w:r w:rsidR="00671CD4">
        <w:rPr>
          <w:rFonts w:ascii="Garamond" w:hAnsi="Garamond"/>
          <w:b/>
          <w:bCs/>
          <w:sz w:val="22"/>
          <w:szCs w:val="22"/>
        </w:rPr>
        <w:t>peech evolution likely hinged on p</w:t>
      </w:r>
      <w:r w:rsidR="00FB3056" w:rsidRPr="003B4384">
        <w:rPr>
          <w:rFonts w:ascii="Garamond" w:hAnsi="Garamond"/>
          <w:b/>
          <w:bCs/>
          <w:sz w:val="22"/>
          <w:szCs w:val="22"/>
        </w:rPr>
        <w:t>rolific</w:t>
      </w:r>
      <w:r w:rsidR="00671CD4">
        <w:rPr>
          <w:rFonts w:ascii="Garamond" w:hAnsi="Garamond"/>
          <w:b/>
          <w:bCs/>
          <w:sz w:val="22"/>
          <w:szCs w:val="22"/>
        </w:rPr>
        <w:t xml:space="preserve"> </w:t>
      </w:r>
      <w:r w:rsidR="00417E6B">
        <w:rPr>
          <w:rFonts w:ascii="Garamond" w:hAnsi="Garamond"/>
          <w:b/>
          <w:bCs/>
          <w:sz w:val="22"/>
          <w:szCs w:val="22"/>
        </w:rPr>
        <w:t>vo</w:t>
      </w:r>
      <w:r w:rsidR="002C2F9E">
        <w:rPr>
          <w:rFonts w:ascii="Garamond" w:hAnsi="Garamond"/>
          <w:b/>
          <w:bCs/>
          <w:sz w:val="22"/>
          <w:szCs w:val="22"/>
        </w:rPr>
        <w:t>ice</w:t>
      </w:r>
      <w:r w:rsidR="00417E6B">
        <w:rPr>
          <w:rFonts w:ascii="Garamond" w:hAnsi="Garamond"/>
          <w:b/>
          <w:bCs/>
          <w:sz w:val="22"/>
          <w:szCs w:val="22"/>
        </w:rPr>
        <w:t xml:space="preserve"> </w:t>
      </w:r>
      <w:r w:rsidR="00160F2A">
        <w:rPr>
          <w:rFonts w:ascii="Garamond" w:hAnsi="Garamond"/>
          <w:b/>
          <w:bCs/>
          <w:sz w:val="22"/>
          <w:szCs w:val="22"/>
        </w:rPr>
        <w:t>command</w:t>
      </w:r>
      <w:r w:rsidR="00232A1F">
        <w:rPr>
          <w:rFonts w:ascii="Garamond" w:hAnsi="Garamond"/>
          <w:b/>
          <w:bCs/>
          <w:sz w:val="22"/>
          <w:szCs w:val="22"/>
        </w:rPr>
        <w:t xml:space="preserve"> </w:t>
      </w:r>
      <w:r w:rsidR="00671CD4">
        <w:rPr>
          <w:rFonts w:ascii="Garamond" w:hAnsi="Garamond"/>
          <w:b/>
          <w:bCs/>
          <w:sz w:val="22"/>
          <w:szCs w:val="22"/>
        </w:rPr>
        <w:t xml:space="preserve">already </w:t>
      </w:r>
      <w:r w:rsidR="007D0A20">
        <w:rPr>
          <w:rFonts w:ascii="Garamond" w:hAnsi="Garamond"/>
          <w:b/>
          <w:bCs/>
          <w:sz w:val="22"/>
          <w:szCs w:val="22"/>
        </w:rPr>
        <w:t>available to</w:t>
      </w:r>
      <w:r w:rsidR="00671CD4">
        <w:rPr>
          <w:rFonts w:ascii="Garamond" w:hAnsi="Garamond"/>
          <w:b/>
          <w:bCs/>
          <w:sz w:val="22"/>
          <w:szCs w:val="22"/>
        </w:rPr>
        <w:t xml:space="preserve"> an ancestral ape-like ancestor. </w:t>
      </w:r>
    </w:p>
    <w:p w14:paraId="7B2528D7" w14:textId="77777777" w:rsidR="004C3282" w:rsidRDefault="004C3282" w:rsidP="00333406">
      <w:pPr>
        <w:jc w:val="both"/>
        <w:rPr>
          <w:rFonts w:ascii="Garamond" w:hAnsi="Garamond"/>
          <w:sz w:val="22"/>
          <w:szCs w:val="22"/>
        </w:rPr>
      </w:pPr>
    </w:p>
    <w:p w14:paraId="69D1145E" w14:textId="60F9DE7A" w:rsidR="009D0864" w:rsidRDefault="00D26D8D" w:rsidP="00C9621C">
      <w:pPr>
        <w:jc w:val="both"/>
        <w:rPr>
          <w:rFonts w:ascii="Garamond" w:hAnsi="Garamond"/>
          <w:sz w:val="22"/>
          <w:szCs w:val="22"/>
        </w:rPr>
      </w:pPr>
      <w:r>
        <w:rPr>
          <w:rFonts w:ascii="Garamond" w:hAnsi="Garamond"/>
          <w:sz w:val="22"/>
          <w:szCs w:val="22"/>
        </w:rPr>
        <w:t>Nonhuman g</w:t>
      </w:r>
      <w:r w:rsidR="004C3282">
        <w:rPr>
          <w:rFonts w:ascii="Garamond" w:hAnsi="Garamond"/>
          <w:sz w:val="22"/>
          <w:szCs w:val="22"/>
        </w:rPr>
        <w:t>reat apes</w:t>
      </w:r>
      <w:r w:rsidR="0021698E">
        <w:rPr>
          <w:rFonts w:ascii="Garamond" w:hAnsi="Garamond"/>
          <w:sz w:val="22"/>
          <w:szCs w:val="22"/>
        </w:rPr>
        <w:t xml:space="preserve"> </w:t>
      </w:r>
      <w:r w:rsidR="004C3282">
        <w:rPr>
          <w:rFonts w:ascii="Garamond" w:hAnsi="Garamond"/>
          <w:sz w:val="22"/>
          <w:szCs w:val="22"/>
        </w:rPr>
        <w:t>can produce both voiced vowel-like calls</w:t>
      </w:r>
      <w:r w:rsidR="004F4873">
        <w:rPr>
          <w:rFonts w:ascii="Garamond" w:hAnsi="Garamond"/>
          <w:sz w:val="22"/>
          <w:szCs w:val="22"/>
        </w:rPr>
        <w:fldChar w:fldCharType="begin"/>
      </w:r>
      <w:r w:rsidR="00802717">
        <w:rPr>
          <w:rFonts w:ascii="Garamond" w:hAnsi="Garamond"/>
          <w:sz w:val="22"/>
          <w:szCs w:val="22"/>
        </w:rPr>
        <w:instrText xml:space="preserve"> ADDIN ZOTERO_ITEM CSL_CITATION {"citationID":"a16c2h7a2j3","properties":{"unsorted":true,"formattedCitation":"\\super 1,2\\nosupersub{}","plainCitation":"1,2","noteIndex":0},"citationItems":[{"id":4092,"uris":["http://zotero.org/users/5804987/items/RT8FYW4P"],"itemData":{"id":4092,"type":"article-journal","abstract":"The origins of human speech are obscure; it is still unclear what aspects are unique to our species or shared with our evolutionary cousins, in part due to a lack of a common framework for comparison. We asked what chimpanzee and human vocal production acoustics have in common. We examined visible supra-laryngeal articulators of four major chimpanzee vocalizations (hoos, grunts, barks, screams) and their associated acoustic structures, using techniques from human phonetic and animal communication analysis. Data were collected from wild adult chimpanzees, Taï National Park, Ivory Coast. Both discriminant and principal component classification procedures revealed classification of call types. Discriminating acoustic features include voice quality and formant structure, mirroring phonetic features in human speech. Chimpanzee lip and jaw articulation variables also offered similar discrimination of call types. Formant maps distinguished call types with different vowel-like sounds. Comparing our results with published primate data, humans show less F1–F2 correlation and further expansion of the vowel space, particularly for [i] sounds. Unlike recent studies suggesting monkeys achieve human vowel space, we conclude from our results that supra-laryngeal articulatory capacities show moderate evolutionary change, with vowel space expansion continuing through hominoid evolution. Studies on more primate species will be required to substantiate this.\n            This article is part of the theme issue ‘Voice modulation: from origin and mechanism to social impact (Part II)’.","container-title":"Philosophical Transactions of the Royal Society B: Biological Sciences","DOI":"10.1098/rstb.2020.0455","ISSN":"0962-8436, 1471-2970","issue":"1841","journalAbbreviation":"Phil. Trans. R. Soc. B","language":"en","page":"20200455","source":"DOI.org (Crossref)","title":"Chimpanzee vowel-like sounds and voice quality suggest formant space expansion through the hominoid lineage","volume":"377","author":[{"family":"Grawunder","given":"Sven"},{"family":"Uomini","given":"Natalie"},{"family":"Samuni","given":"Liran"},{"family":"Bortolato","given":"Tatiana"},{"family":"Girard-Buttoz","given":"Cédric"},{"family":"Wittig","given":"Roman M."},{"family":"Crockford","given":"Catherine"}],"issued":{"date-parts":[["2022",1,3]]}},"label":"page"},{"id":4184,"uris":["http://zotero.org/users/5804987/items/H6UGC2ZB"],"itemData":{"id":4184,"type":"article-journal","container-title":"International Journal of Primatology","DOI":"10.1007/s10764-022-00335-6","ISSN":"0164-0291, 1573-8604","journalAbbreviation":"Int J Primatol","language":"en","page":"s10764-022-00335-6","source":"DOI.org (Crossref)","title":"Ape Vowel-like Sounds Remain Elusive: A Comment on Grawunder et al. (2022)","title-short":"Ape Vowel-like Sounds Remain Elusive","author":[{"family":"Ekström","given":"Axel G."}],"issued":{"date-parts":[["2022",11,17]]}},"label":"page"}],"schema":"https://github.com/citation-style-language/schema/raw/master/csl-citation.json"} </w:instrText>
      </w:r>
      <w:r w:rsidR="004F4873">
        <w:rPr>
          <w:rFonts w:ascii="Garamond" w:hAnsi="Garamond"/>
          <w:sz w:val="22"/>
          <w:szCs w:val="22"/>
        </w:rPr>
        <w:fldChar w:fldCharType="separate"/>
      </w:r>
      <w:r w:rsidR="00AA7BFE" w:rsidRPr="00AA7BFE">
        <w:rPr>
          <w:rFonts w:ascii="Garamond" w:hAnsi="Garamond" w:cs="Times New Roman"/>
          <w:sz w:val="22"/>
          <w:vertAlign w:val="superscript"/>
        </w:rPr>
        <w:t>1,2</w:t>
      </w:r>
      <w:r w:rsidR="004F4873">
        <w:rPr>
          <w:rFonts w:ascii="Garamond" w:hAnsi="Garamond"/>
          <w:sz w:val="22"/>
          <w:szCs w:val="22"/>
        </w:rPr>
        <w:fldChar w:fldCharType="end"/>
      </w:r>
      <w:r w:rsidR="004C3282">
        <w:rPr>
          <w:rFonts w:ascii="Garamond" w:hAnsi="Garamond"/>
          <w:sz w:val="22"/>
          <w:szCs w:val="22"/>
        </w:rPr>
        <w:t xml:space="preserve"> and voiceless consonant-like calls</w:t>
      </w:r>
      <w:r w:rsidR="004C3282">
        <w:rPr>
          <w:rFonts w:ascii="Garamond" w:hAnsi="Garamond"/>
          <w:sz w:val="22"/>
          <w:szCs w:val="22"/>
        </w:rPr>
        <w:fldChar w:fldCharType="begin"/>
      </w:r>
      <w:r w:rsidR="00802717">
        <w:rPr>
          <w:rFonts w:ascii="Garamond" w:hAnsi="Garamond"/>
          <w:sz w:val="22"/>
          <w:szCs w:val="22"/>
        </w:rPr>
        <w:instrText xml:space="preserve"> ADDIN ZOTERO_ITEM CSL_CITATION {"citationID":"aq2egatkm6","properties":{"formattedCitation":"\\super 3\\uc0\\u8211{}5\\nosupersub{}","plainCitation":"3–5","noteIndex":0},"citationItems":[{"id":3668,"uris":["http://zotero.org/users/5804987/items/95B9TSRM"],"itemData":{"id":3668,"type":"article-journal","abstract":"The evolution of speech remains an elusive scientific problem. A widespread notion is that vocal learning, underlined by vocal-fold control, is a key prerequisite for speech evolution. Although present in birds and non-primate mammals, vocal learning is ostensibly absent in non-human primates. Here we argue that the main road to speech evolution has been through controlling the supralaryngeal vocal tract, for which we find evidence for evolutionary continuity within the great apes.","container-title":"Trends in cognitive sciences","DOI":"10.1016/j.tics.2013.10.013","ISSN":"1364-6613","issue":"2","license":"All rights reserved","note":"PMID: 24238780","page":"60–62","title":"Primate feedstock for the evolution of consonants.","volume":"18","author":[{"family":"Lameira","given":"Adriano R"},{"family":"Maddieson","given":"Ian"},{"family":"Zuberbuhler","given":"Klaus"}],"issued":{"date-parts":[["2014"]]}},"label":"page"},{"id":3677,"uris":["http://zotero.org/users/5804987/items/9Q5GE7HY"],"itemData":{"id":3677,"type":"article-journal","abstract":"Why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W"},{"family":"Wich","given":"S"}],"issued":{"date-parts":[["2013"]]}}}],"schema":"https://github.com/citation-style-language/schema/raw/master/csl-citation.json"} </w:instrText>
      </w:r>
      <w:r w:rsidR="004C3282">
        <w:rPr>
          <w:rFonts w:ascii="Garamond" w:hAnsi="Garamond"/>
          <w:sz w:val="22"/>
          <w:szCs w:val="22"/>
        </w:rPr>
        <w:fldChar w:fldCharType="separate"/>
      </w:r>
      <w:r w:rsidR="002F183E" w:rsidRPr="002F183E">
        <w:rPr>
          <w:rFonts w:ascii="Garamond" w:hAnsi="Garamond" w:cs="Times New Roman"/>
          <w:sz w:val="22"/>
          <w:vertAlign w:val="superscript"/>
        </w:rPr>
        <w:t>3–5</w:t>
      </w:r>
      <w:r w:rsidR="004C3282">
        <w:rPr>
          <w:rFonts w:ascii="Garamond" w:hAnsi="Garamond"/>
          <w:sz w:val="22"/>
          <w:szCs w:val="22"/>
        </w:rPr>
        <w:fldChar w:fldCharType="end"/>
      </w:r>
      <w:r w:rsidR="004C3282">
        <w:rPr>
          <w:rFonts w:ascii="Garamond" w:hAnsi="Garamond"/>
          <w:sz w:val="22"/>
          <w:szCs w:val="22"/>
        </w:rPr>
        <w:t xml:space="preserve">. </w:t>
      </w:r>
      <w:r w:rsidR="00AE4446">
        <w:rPr>
          <w:rFonts w:ascii="Garamond" w:hAnsi="Garamond"/>
          <w:sz w:val="22"/>
          <w:szCs w:val="22"/>
        </w:rPr>
        <w:t xml:space="preserve">If </w:t>
      </w:r>
      <w:r w:rsidR="00BF32E4" w:rsidRPr="00BF32E4">
        <w:rPr>
          <w:rFonts w:ascii="Garamond" w:hAnsi="Garamond"/>
          <w:sz w:val="22"/>
          <w:szCs w:val="22"/>
        </w:rPr>
        <w:t>archetyp</w:t>
      </w:r>
      <w:r w:rsidR="00BF32E4">
        <w:rPr>
          <w:rFonts w:ascii="Garamond" w:hAnsi="Garamond"/>
          <w:sz w:val="22"/>
          <w:szCs w:val="22"/>
        </w:rPr>
        <w:t>es for the</w:t>
      </w:r>
      <w:r w:rsidR="00AE4446">
        <w:rPr>
          <w:rFonts w:ascii="Garamond" w:hAnsi="Garamond"/>
          <w:sz w:val="22"/>
          <w:szCs w:val="22"/>
        </w:rPr>
        <w:t xml:space="preserve"> two </w:t>
      </w:r>
      <w:r w:rsidR="006E1079">
        <w:rPr>
          <w:rFonts w:ascii="Garamond" w:hAnsi="Garamond"/>
          <w:sz w:val="22"/>
          <w:szCs w:val="22"/>
        </w:rPr>
        <w:t xml:space="preserve">fundamental </w:t>
      </w:r>
      <w:r w:rsidR="00AE4446">
        <w:rPr>
          <w:rFonts w:ascii="Garamond" w:hAnsi="Garamond"/>
          <w:sz w:val="22"/>
          <w:szCs w:val="22"/>
        </w:rPr>
        <w:t xml:space="preserve">building blocks </w:t>
      </w:r>
      <w:r w:rsidR="009C37EF">
        <w:rPr>
          <w:rFonts w:ascii="Garamond" w:hAnsi="Garamond"/>
          <w:sz w:val="22"/>
          <w:szCs w:val="22"/>
        </w:rPr>
        <w:t>of</w:t>
      </w:r>
      <w:r w:rsidR="00AE4446">
        <w:rPr>
          <w:rFonts w:ascii="Garamond" w:hAnsi="Garamond"/>
          <w:sz w:val="22"/>
          <w:szCs w:val="22"/>
        </w:rPr>
        <w:t xml:space="preserve"> the worlds’ </w:t>
      </w:r>
      <w:r w:rsidR="009C37EF">
        <w:rPr>
          <w:rFonts w:ascii="Garamond" w:hAnsi="Garamond"/>
          <w:sz w:val="22"/>
          <w:szCs w:val="22"/>
        </w:rPr>
        <w:t xml:space="preserve">spoken </w:t>
      </w:r>
      <w:r w:rsidR="00AE4446">
        <w:rPr>
          <w:rFonts w:ascii="Garamond" w:hAnsi="Garamond"/>
          <w:sz w:val="22"/>
          <w:szCs w:val="22"/>
        </w:rPr>
        <w:t>languages</w:t>
      </w:r>
      <w:r w:rsidR="00BF32E4">
        <w:rPr>
          <w:rFonts w:ascii="Garamond" w:hAnsi="Garamond"/>
          <w:sz w:val="22"/>
          <w:szCs w:val="22"/>
        </w:rPr>
        <w:t xml:space="preserve"> are available in our closest living relatives, why and how has speech evolved </w:t>
      </w:r>
      <w:r w:rsidR="00C12CA4">
        <w:rPr>
          <w:rFonts w:ascii="Garamond" w:hAnsi="Garamond"/>
          <w:sz w:val="22"/>
          <w:szCs w:val="22"/>
        </w:rPr>
        <w:t xml:space="preserve">only </w:t>
      </w:r>
      <w:r w:rsidR="00BF32E4">
        <w:rPr>
          <w:rFonts w:ascii="Garamond" w:hAnsi="Garamond"/>
          <w:sz w:val="22"/>
          <w:szCs w:val="22"/>
        </w:rPr>
        <w:t>in humans?</w:t>
      </w:r>
      <w:r w:rsidR="00AE4446">
        <w:rPr>
          <w:rFonts w:ascii="Garamond" w:hAnsi="Garamond"/>
          <w:sz w:val="22"/>
          <w:szCs w:val="22"/>
        </w:rPr>
        <w:t xml:space="preserve"> </w:t>
      </w:r>
    </w:p>
    <w:p w14:paraId="44B9517B" w14:textId="2A24A423" w:rsidR="00AD25D6" w:rsidRDefault="004F63FC" w:rsidP="009D0864">
      <w:pPr>
        <w:ind w:firstLine="720"/>
        <w:jc w:val="both"/>
        <w:rPr>
          <w:rFonts w:ascii="Garamond" w:hAnsi="Garamond"/>
          <w:sz w:val="22"/>
          <w:szCs w:val="22"/>
        </w:rPr>
      </w:pPr>
      <w:r>
        <w:rPr>
          <w:rFonts w:ascii="Garamond" w:hAnsi="Garamond"/>
          <w:sz w:val="22"/>
          <w:szCs w:val="22"/>
        </w:rPr>
        <w:t>A</w:t>
      </w:r>
      <w:r w:rsidR="00963BED">
        <w:rPr>
          <w:rFonts w:ascii="Garamond" w:hAnsi="Garamond"/>
          <w:sz w:val="22"/>
          <w:szCs w:val="22"/>
        </w:rPr>
        <w:t xml:space="preserve">ccording to the </w:t>
      </w:r>
      <w:r w:rsidR="004F4873">
        <w:rPr>
          <w:rFonts w:ascii="Garamond" w:hAnsi="Garamond"/>
          <w:sz w:val="22"/>
          <w:szCs w:val="22"/>
        </w:rPr>
        <w:t xml:space="preserve">neural </w:t>
      </w:r>
      <w:r w:rsidR="00B579AC">
        <w:rPr>
          <w:rFonts w:ascii="Garamond" w:hAnsi="Garamond"/>
          <w:sz w:val="22"/>
          <w:szCs w:val="22"/>
        </w:rPr>
        <w:t xml:space="preserve">or “Kuypers </w:t>
      </w:r>
      <w:r w:rsidR="009A38F2">
        <w:rPr>
          <w:rFonts w:ascii="Garamond" w:hAnsi="Garamond"/>
          <w:sz w:val="22"/>
          <w:szCs w:val="22"/>
        </w:rPr>
        <w:t>&amp;</w:t>
      </w:r>
      <w:r w:rsidR="00B579AC">
        <w:rPr>
          <w:rFonts w:ascii="Garamond" w:hAnsi="Garamond"/>
          <w:sz w:val="22"/>
          <w:szCs w:val="22"/>
        </w:rPr>
        <w:t xml:space="preserve"> Jürgens” </w:t>
      </w:r>
      <w:r w:rsidR="002D4E7B">
        <w:rPr>
          <w:rFonts w:ascii="Garamond" w:hAnsi="Garamond"/>
          <w:sz w:val="22"/>
          <w:szCs w:val="22"/>
        </w:rPr>
        <w:t>hypothesis</w:t>
      </w:r>
      <w:r w:rsidR="00EF0704">
        <w:rPr>
          <w:rFonts w:ascii="Garamond" w:hAnsi="Garamond"/>
          <w:sz w:val="22"/>
          <w:szCs w:val="22"/>
        </w:rPr>
        <w:fldChar w:fldCharType="begin"/>
      </w:r>
      <w:r w:rsidR="00802717">
        <w:rPr>
          <w:rFonts w:ascii="Garamond" w:hAnsi="Garamond"/>
          <w:sz w:val="22"/>
          <w:szCs w:val="22"/>
        </w:rPr>
        <w:instrText xml:space="preserve"> ADDIN ZOTERO_ITEM CSL_CITATION {"citationID":"aeft92urft","properties":{"formattedCitation":"\\super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EF0704">
        <w:rPr>
          <w:rFonts w:ascii="Garamond" w:hAnsi="Garamond"/>
          <w:sz w:val="22"/>
          <w:szCs w:val="22"/>
        </w:rPr>
        <w:fldChar w:fldCharType="separate"/>
      </w:r>
      <w:r w:rsidR="002F183E" w:rsidRPr="002F183E">
        <w:rPr>
          <w:rFonts w:ascii="Garamond" w:hAnsi="Garamond" w:cs="Times New Roman"/>
          <w:sz w:val="22"/>
          <w:vertAlign w:val="superscript"/>
        </w:rPr>
        <w:t>6–8</w:t>
      </w:r>
      <w:r w:rsidR="00EF0704">
        <w:rPr>
          <w:rFonts w:ascii="Garamond" w:hAnsi="Garamond"/>
          <w:sz w:val="22"/>
          <w:szCs w:val="22"/>
        </w:rPr>
        <w:fldChar w:fldCharType="end"/>
      </w:r>
      <w:r w:rsidR="00DD4DDC">
        <w:rPr>
          <w:rFonts w:ascii="Garamond" w:hAnsi="Garamond"/>
          <w:sz w:val="22"/>
          <w:szCs w:val="22"/>
        </w:rPr>
        <w:t>,</w:t>
      </w:r>
      <w:r w:rsidR="004F4873">
        <w:rPr>
          <w:rFonts w:ascii="Garamond" w:hAnsi="Garamond"/>
          <w:sz w:val="22"/>
          <w:szCs w:val="22"/>
        </w:rPr>
        <w:t xml:space="preserve"> </w:t>
      </w:r>
      <w:r w:rsidR="004F4873" w:rsidRPr="00DC37E5">
        <w:rPr>
          <w:rFonts w:ascii="Garamond" w:hAnsi="Garamond"/>
          <w:sz w:val="22"/>
          <w:szCs w:val="22"/>
        </w:rPr>
        <w:t xml:space="preserve">great apes lack </w:t>
      </w:r>
      <w:r w:rsidR="00355A9A">
        <w:rPr>
          <w:rFonts w:ascii="Garamond" w:hAnsi="Garamond"/>
          <w:sz w:val="22"/>
          <w:szCs w:val="22"/>
        </w:rPr>
        <w:t xml:space="preserve">the </w:t>
      </w:r>
      <w:r w:rsidR="00605926" w:rsidRPr="00DC37E5">
        <w:rPr>
          <w:rFonts w:ascii="Garamond" w:hAnsi="Garamond"/>
          <w:sz w:val="22"/>
          <w:szCs w:val="22"/>
        </w:rPr>
        <w:t>neural</w:t>
      </w:r>
      <w:r w:rsidR="00604DEA" w:rsidRPr="00DC37E5">
        <w:rPr>
          <w:rFonts w:ascii="Garamond" w:hAnsi="Garamond"/>
          <w:sz w:val="22"/>
          <w:szCs w:val="22"/>
        </w:rPr>
        <w:t xml:space="preserve"> </w:t>
      </w:r>
      <w:r w:rsidR="00605926" w:rsidRPr="00DC37E5">
        <w:rPr>
          <w:rFonts w:ascii="Garamond" w:hAnsi="Garamond"/>
          <w:sz w:val="22"/>
          <w:szCs w:val="22"/>
        </w:rPr>
        <w:t>circuit</w:t>
      </w:r>
      <w:r w:rsidR="005D4170" w:rsidRPr="00DC37E5">
        <w:rPr>
          <w:rFonts w:ascii="Garamond" w:hAnsi="Garamond"/>
          <w:sz w:val="22"/>
          <w:szCs w:val="22"/>
        </w:rPr>
        <w:t>ry</w:t>
      </w:r>
      <w:r w:rsidR="00604DEA" w:rsidRPr="00DC37E5">
        <w:rPr>
          <w:rFonts w:ascii="Garamond" w:hAnsi="Garamond"/>
          <w:sz w:val="22"/>
          <w:szCs w:val="22"/>
        </w:rPr>
        <w:t xml:space="preserve"> </w:t>
      </w:r>
      <w:r w:rsidR="00B579AC" w:rsidRPr="00DC37E5">
        <w:rPr>
          <w:rFonts w:ascii="Garamond" w:hAnsi="Garamond"/>
          <w:sz w:val="22"/>
          <w:szCs w:val="22"/>
        </w:rPr>
        <w:t xml:space="preserve">that </w:t>
      </w:r>
      <w:r w:rsidR="00337F91">
        <w:rPr>
          <w:rFonts w:ascii="Garamond" w:hAnsi="Garamond"/>
          <w:sz w:val="22"/>
          <w:szCs w:val="22"/>
        </w:rPr>
        <w:t>endows</w:t>
      </w:r>
      <w:r w:rsidR="00B579AC" w:rsidRPr="00DC37E5">
        <w:rPr>
          <w:rFonts w:ascii="Garamond" w:hAnsi="Garamond"/>
          <w:sz w:val="22"/>
          <w:szCs w:val="22"/>
        </w:rPr>
        <w:t xml:space="preserve"> </w:t>
      </w:r>
      <w:r w:rsidR="00605926" w:rsidRPr="00DC37E5">
        <w:rPr>
          <w:rFonts w:ascii="Garamond" w:hAnsi="Garamond"/>
          <w:sz w:val="22"/>
          <w:szCs w:val="22"/>
        </w:rPr>
        <w:t xml:space="preserve">motor </w:t>
      </w:r>
      <w:r w:rsidR="0070593B">
        <w:rPr>
          <w:rFonts w:ascii="Garamond" w:hAnsi="Garamond"/>
          <w:sz w:val="22"/>
          <w:szCs w:val="22"/>
        </w:rPr>
        <w:t>contr</w:t>
      </w:r>
      <w:r w:rsidR="00FF77D5">
        <w:rPr>
          <w:rFonts w:ascii="Garamond" w:hAnsi="Garamond"/>
          <w:sz w:val="22"/>
          <w:szCs w:val="22"/>
        </w:rPr>
        <w:t>ol</w:t>
      </w:r>
      <w:r w:rsidR="004F4873" w:rsidRPr="00DC37E5">
        <w:rPr>
          <w:rFonts w:ascii="Garamond" w:hAnsi="Garamond"/>
          <w:sz w:val="22"/>
          <w:szCs w:val="22"/>
        </w:rPr>
        <w:t xml:space="preserve"> over </w:t>
      </w:r>
      <w:r w:rsidR="00946EEA" w:rsidRPr="00DC37E5">
        <w:rPr>
          <w:rFonts w:ascii="Garamond" w:hAnsi="Garamond"/>
          <w:sz w:val="22"/>
          <w:szCs w:val="22"/>
        </w:rPr>
        <w:t xml:space="preserve">the </w:t>
      </w:r>
      <w:r w:rsidR="00093C82">
        <w:rPr>
          <w:rFonts w:ascii="Garamond" w:hAnsi="Garamond"/>
          <w:sz w:val="22"/>
          <w:szCs w:val="22"/>
        </w:rPr>
        <w:t>vocal production learning</w:t>
      </w:r>
      <w:r w:rsidR="009F517C">
        <w:rPr>
          <w:rFonts w:ascii="Garamond" w:hAnsi="Garamond"/>
          <w:sz w:val="22"/>
          <w:szCs w:val="22"/>
        </w:rPr>
        <w:t xml:space="preserve">, </w:t>
      </w:r>
      <w:r w:rsidR="00ED60BB">
        <w:rPr>
          <w:rFonts w:ascii="Garamond" w:hAnsi="Garamond"/>
          <w:sz w:val="22"/>
          <w:szCs w:val="22"/>
        </w:rPr>
        <w:t>seemingly</w:t>
      </w:r>
      <w:r w:rsidR="009F517C" w:rsidRPr="00DC37E5">
        <w:rPr>
          <w:rFonts w:ascii="Garamond" w:hAnsi="Garamond"/>
          <w:sz w:val="22"/>
          <w:szCs w:val="22"/>
        </w:rPr>
        <w:t xml:space="preserve"> </w:t>
      </w:r>
      <w:r w:rsidR="009F517C">
        <w:rPr>
          <w:rFonts w:ascii="Garamond" w:hAnsi="Garamond"/>
          <w:sz w:val="22"/>
          <w:szCs w:val="22"/>
        </w:rPr>
        <w:t xml:space="preserve">rendering </w:t>
      </w:r>
      <w:r w:rsidR="002F183E">
        <w:rPr>
          <w:rFonts w:ascii="Garamond" w:hAnsi="Garamond"/>
          <w:sz w:val="22"/>
          <w:szCs w:val="22"/>
        </w:rPr>
        <w:t>great apes</w:t>
      </w:r>
      <w:r w:rsidR="00FE78E5">
        <w:rPr>
          <w:rFonts w:ascii="Garamond" w:hAnsi="Garamond"/>
          <w:sz w:val="22"/>
          <w:szCs w:val="22"/>
        </w:rPr>
        <w:t xml:space="preserve"> </w:t>
      </w:r>
      <w:r w:rsidR="00355A9A" w:rsidRPr="00DC37E5">
        <w:rPr>
          <w:rFonts w:ascii="Garamond" w:hAnsi="Garamond"/>
          <w:sz w:val="22"/>
          <w:szCs w:val="22"/>
        </w:rPr>
        <w:t xml:space="preserve">unable to </w:t>
      </w:r>
      <w:r w:rsidR="00355A9A">
        <w:rPr>
          <w:rFonts w:ascii="Garamond" w:hAnsi="Garamond"/>
          <w:sz w:val="22"/>
          <w:szCs w:val="22"/>
        </w:rPr>
        <w:t>control</w:t>
      </w:r>
      <w:r w:rsidR="00355A9A" w:rsidRPr="00DC37E5">
        <w:rPr>
          <w:rFonts w:ascii="Garamond" w:hAnsi="Garamond"/>
          <w:sz w:val="22"/>
          <w:szCs w:val="22"/>
        </w:rPr>
        <w:t xml:space="preserve"> </w:t>
      </w:r>
      <w:r w:rsidR="00355A9A">
        <w:rPr>
          <w:rFonts w:ascii="Garamond" w:hAnsi="Garamond"/>
          <w:sz w:val="22"/>
          <w:szCs w:val="22"/>
        </w:rPr>
        <w:t xml:space="preserve">voice </w:t>
      </w:r>
      <w:r w:rsidR="00355A9A" w:rsidRPr="00DC37E5">
        <w:rPr>
          <w:rFonts w:ascii="Garamond" w:hAnsi="Garamond"/>
          <w:sz w:val="22"/>
          <w:szCs w:val="22"/>
        </w:rPr>
        <w:t>modulation</w:t>
      </w:r>
      <w:r w:rsidR="00355A9A">
        <w:rPr>
          <w:rFonts w:ascii="Garamond" w:hAnsi="Garamond"/>
          <w:sz w:val="22"/>
          <w:szCs w:val="22"/>
        </w:rPr>
        <w:t xml:space="preserve"> and</w:t>
      </w:r>
      <w:r w:rsidR="00355A9A" w:rsidRPr="00DC37E5">
        <w:rPr>
          <w:rFonts w:ascii="Garamond" w:hAnsi="Garamond"/>
          <w:sz w:val="22"/>
          <w:szCs w:val="22"/>
        </w:rPr>
        <w:t xml:space="preserve"> expand </w:t>
      </w:r>
      <w:r w:rsidR="00613FD5">
        <w:rPr>
          <w:rFonts w:ascii="Garamond" w:hAnsi="Garamond"/>
          <w:sz w:val="22"/>
          <w:szCs w:val="22"/>
        </w:rPr>
        <w:t xml:space="preserve">their </w:t>
      </w:r>
      <w:r w:rsidR="000B7EC6">
        <w:rPr>
          <w:rFonts w:ascii="Garamond" w:hAnsi="Garamond"/>
          <w:sz w:val="22"/>
          <w:szCs w:val="22"/>
        </w:rPr>
        <w:t>repertoire</w:t>
      </w:r>
      <w:r w:rsidR="007C4FD3">
        <w:rPr>
          <w:rFonts w:ascii="Garamond" w:hAnsi="Garamond"/>
          <w:sz w:val="22"/>
          <w:szCs w:val="22"/>
        </w:rPr>
        <w:t xml:space="preserve"> with new</w:t>
      </w:r>
      <w:r w:rsidR="00355A9A">
        <w:rPr>
          <w:rFonts w:ascii="Garamond" w:hAnsi="Garamond"/>
          <w:sz w:val="22"/>
          <w:szCs w:val="22"/>
        </w:rPr>
        <w:t xml:space="preserve"> </w:t>
      </w:r>
      <w:r w:rsidR="000B7EC6">
        <w:rPr>
          <w:rFonts w:ascii="Garamond" w:hAnsi="Garamond"/>
          <w:sz w:val="22"/>
          <w:szCs w:val="22"/>
        </w:rPr>
        <w:t xml:space="preserve">intonations </w:t>
      </w:r>
      <w:r w:rsidR="007D0FC6">
        <w:rPr>
          <w:rFonts w:ascii="Garamond" w:hAnsi="Garamond"/>
          <w:sz w:val="22"/>
          <w:szCs w:val="22"/>
        </w:rPr>
        <w:t>or</w:t>
      </w:r>
      <w:r w:rsidR="000B7EC6">
        <w:rPr>
          <w:rFonts w:ascii="Garamond" w:hAnsi="Garamond"/>
          <w:sz w:val="22"/>
          <w:szCs w:val="22"/>
        </w:rPr>
        <w:t xml:space="preserve"> voice</w:t>
      </w:r>
      <w:r w:rsidR="007D0FC6">
        <w:rPr>
          <w:rFonts w:ascii="Garamond" w:hAnsi="Garamond"/>
          <w:sz w:val="22"/>
          <w:szCs w:val="22"/>
        </w:rPr>
        <w:t>d call</w:t>
      </w:r>
      <w:r w:rsidR="000B7EC6">
        <w:rPr>
          <w:rFonts w:ascii="Garamond" w:hAnsi="Garamond"/>
          <w:sz w:val="22"/>
          <w:szCs w:val="22"/>
        </w:rPr>
        <w:t xml:space="preserve"> variants</w:t>
      </w:r>
      <w:r w:rsidR="00355A9A">
        <w:rPr>
          <w:rFonts w:ascii="Garamond" w:hAnsi="Garamond"/>
          <w:sz w:val="22"/>
          <w:szCs w:val="22"/>
        </w:rPr>
        <w:fldChar w:fldCharType="begin"/>
      </w:r>
      <w:r w:rsidR="00802717">
        <w:rPr>
          <w:rFonts w:ascii="Garamond" w:hAnsi="Garamond"/>
          <w:sz w:val="22"/>
          <w:szCs w:val="22"/>
        </w:rPr>
        <w:instrText xml:space="preserve"> ADDIN ZOTERO_ITEM CSL_CITATION {"citationID":"a153futh2b1","properties":{"formattedCitation":"\\super 9\\uc0\\u8211{}12\\nosupersub{}","plainCitation":"9–12","noteIndex":0},"citationItems":[{"id":2545,"uris":["http://zotero.org/users/5804987/items/WU7YFFBI"],"itemData":{"id":2545,"type":"article-journal","container-title":"Advances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id":4189,"uris":["http://zotero.org/users/5804987/items/2M9PRPY3"],"itemData":{"id":4189,"type":"article-journal","abstract":"Human speech production obeys the same acoustic principles as vocal production in other animals but has distinctive features: A stable vocal source is filtered by rapidly changing formant frequencies. To understand speech evolution, we examined a wide range of primates, combining observations of phonation with mathematical modeling. We found that source stability relies upon simplifications in laryngeal anatomy, specifically the loss of air sacs and vocal membranes. We conclude that the evolutionary loss of vocal membranes allows human speech to mostly avoid the spontaneous nonlinear phenomena and acoustic chaos common in other primate vocalizations. This loss allows our larynx to produce stable, harmonic-rich phonation, ideally highlighting formant changes that convey most phonetic information. Paradoxically, the increased complexity of human spoken language thus followed simplification of our laryngeal anatomy.\n          , \n            Complexity from simplification\n            \n              Human speech and language are highly complex, consisting of a large number of sounds. The human phonal apparatus, the larynx, has acquired the capability to create a wider array of sounds, even though previous work has revealed many similarities between our larynx and those in other primates. Looking across a large number of primates, Nishimura\n              et al\n              . used a combination of anatomical, phonal, and modeling approaches to characterize sound production in the larynx (see the Perspective by Gouzoules). They found that instead of the human larynx having increased complexity, it has actually simplified relative to other primates, allowing for clearer sound production with less aural chaos. —SNV\n            \n          , \n            The human larynx has undergone evolutionary simplification, facilitating the increased acoustic complexity of the spoken language.","container-title":"Science","DOI":"10.1126/science.abm1574","ISSN":"0036-8075, 1095-9203","issue":"6607","journalAbbreviation":"Science","language":"en","page":"760-763","source":"DOI.org (Crossref)","title":"Evolutionary loss of complexity in human vocal anatomy as an adaptation for speech","volume":"377","author":[{"family":"Nishimura","given":"Takeshi"},{"family":"Tokuda","given":"Isao T."},{"family":"Miyachi","given":"Shigehiro"},{"family":"Dunn","given":"Jacob C."},{"family":"Herbst","given":"Christian T."},{"family":"Ishimura","given":"Kazuyoshi"},{"family":"Kaneko","given":"Akihisa"},{"family":"Kinoshita","given":"Yuki"},{"family":"Koda","given":"Hiroki"},{"family":"Saers","given":"Jaap P. P."},{"family":"Imai","given":"Hirohiko"},{"family":"Matsuda","given":"Tetsuya"},{"family":"Larsen","given":"Ole Næsbye"},{"family":"Jürgens","given":"Uwe"},{"family":"Hirabayashi","given":"Hideki"},{"family":"Kojima","given":"Shozo"},{"family":"Fitch","given":"W. Tecumseh"}],"issued":{"date-parts":[["2022",8,12]]}},"label":"page"}],"schema":"https://github.com/citation-style-language/schema/raw/master/csl-citation.json"} </w:instrText>
      </w:r>
      <w:r w:rsidR="00355A9A">
        <w:rPr>
          <w:rFonts w:ascii="Garamond" w:hAnsi="Garamond"/>
          <w:sz w:val="22"/>
          <w:szCs w:val="22"/>
        </w:rPr>
        <w:fldChar w:fldCharType="separate"/>
      </w:r>
      <w:r w:rsidR="00802717" w:rsidRPr="00802717">
        <w:rPr>
          <w:rFonts w:ascii="Garamond" w:hAnsi="Garamond" w:cs="Times New Roman"/>
          <w:sz w:val="22"/>
          <w:vertAlign w:val="superscript"/>
        </w:rPr>
        <w:t>9–12</w:t>
      </w:r>
      <w:r w:rsidR="00355A9A">
        <w:rPr>
          <w:rFonts w:ascii="Garamond" w:hAnsi="Garamond"/>
          <w:sz w:val="22"/>
          <w:szCs w:val="22"/>
        </w:rPr>
        <w:fldChar w:fldCharType="end"/>
      </w:r>
      <w:r w:rsidR="00604DEA" w:rsidRPr="00DC37E5">
        <w:rPr>
          <w:rFonts w:ascii="Garamond" w:hAnsi="Garamond"/>
          <w:sz w:val="22"/>
          <w:szCs w:val="22"/>
        </w:rPr>
        <w:t>.</w:t>
      </w:r>
      <w:r w:rsidR="004F4873" w:rsidRPr="00DC37E5">
        <w:rPr>
          <w:rFonts w:ascii="Garamond" w:hAnsi="Garamond"/>
          <w:sz w:val="22"/>
          <w:szCs w:val="22"/>
        </w:rPr>
        <w:t xml:space="preserve"> </w:t>
      </w:r>
      <w:r w:rsidR="00E5025C">
        <w:rPr>
          <w:rFonts w:ascii="Garamond" w:hAnsi="Garamond"/>
          <w:sz w:val="22"/>
          <w:szCs w:val="22"/>
        </w:rPr>
        <w:t xml:space="preserve">However, Jürgens never studied great apes and Kuypers described the neural </w:t>
      </w:r>
      <w:r w:rsidR="00E5025C" w:rsidRPr="00DC37E5">
        <w:rPr>
          <w:rFonts w:ascii="Garamond" w:hAnsi="Garamond"/>
          <w:sz w:val="22"/>
          <w:szCs w:val="22"/>
        </w:rPr>
        <w:t xml:space="preserve">circuitry </w:t>
      </w:r>
      <w:r w:rsidR="00E5025C">
        <w:rPr>
          <w:rFonts w:ascii="Garamond" w:hAnsi="Garamond"/>
          <w:sz w:val="22"/>
          <w:szCs w:val="22"/>
        </w:rPr>
        <w:t>in the chimpanzee</w:t>
      </w:r>
      <w:r w:rsidR="002F183E">
        <w:rPr>
          <w:rFonts w:ascii="Garamond" w:hAnsi="Garamond"/>
          <w:sz w:val="22"/>
          <w:szCs w:val="22"/>
        </w:rPr>
        <w:t xml:space="preserve"> brain</w:t>
      </w:r>
      <w:r w:rsidR="00E5025C">
        <w:rPr>
          <w:rFonts w:ascii="Garamond" w:hAnsi="Garamond"/>
          <w:sz w:val="22"/>
          <w:szCs w:val="22"/>
        </w:rPr>
        <w:t xml:space="preserve"> that is allegedly absent under his name</w:t>
      </w:r>
      <w:r w:rsidR="00E5025C">
        <w:rPr>
          <w:rFonts w:ascii="Garamond" w:hAnsi="Garamond"/>
          <w:sz w:val="22"/>
          <w:szCs w:val="22"/>
        </w:rPr>
        <w:fldChar w:fldCharType="begin"/>
      </w:r>
      <w:r w:rsidR="0034272E">
        <w:rPr>
          <w:rFonts w:ascii="Garamond" w:hAnsi="Garamond"/>
          <w:sz w:val="22"/>
          <w:szCs w:val="22"/>
        </w:rPr>
        <w:instrText xml:space="preserve"> ADDIN ZOTERO_ITEM CSL_CITATION {"citationID":"app01t38n6","properties":{"formattedCitation":"\\super 14,27\\nosupersub{}","plainCitation":"14,27","noteIndex":0},"citationItems":[{"id":3421,"uris":["http://zotero.org/users/5804987/items/YI685QKY"],"itemData":{"id":3421,"type":"article-journal","abstract":"Speech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R"}],"issued":{"date-parts":[["2017"]]}}},{"id":966,"uris":["http://zotero.org/users/5804987/items/6P8SWYE6"],"itemData":{"id":966,"type":"article-journal","container-title":"Journal of Comparative Neurology","issue":"110","page":"211–255","title":"Some projections from the peri-central cortex to the pons and lower brain stem in monkeys and chimpanzee","author":[{"family":"Kuypers","given":"MGJM"}],"issued":{"date-parts":[["1958"]]}}}],"schema":"https://github.com/citation-style-language/schema/raw/master/csl-citation.json"} </w:instrText>
      </w:r>
      <w:r w:rsidR="00E5025C">
        <w:rPr>
          <w:rFonts w:ascii="Garamond" w:hAnsi="Garamond"/>
          <w:sz w:val="22"/>
          <w:szCs w:val="22"/>
        </w:rPr>
        <w:fldChar w:fldCharType="separate"/>
      </w:r>
      <w:r w:rsidR="0034272E" w:rsidRPr="0034272E">
        <w:rPr>
          <w:rFonts w:ascii="Garamond" w:hAnsi="Garamond" w:cs="Times New Roman"/>
          <w:sz w:val="22"/>
          <w:vertAlign w:val="superscript"/>
        </w:rPr>
        <w:t>14,27</w:t>
      </w:r>
      <w:r w:rsidR="00E5025C">
        <w:rPr>
          <w:rFonts w:ascii="Garamond" w:hAnsi="Garamond"/>
          <w:sz w:val="22"/>
          <w:szCs w:val="22"/>
        </w:rPr>
        <w:fldChar w:fldCharType="end"/>
      </w:r>
      <w:r w:rsidR="00E5025C">
        <w:rPr>
          <w:rFonts w:ascii="Garamond" w:hAnsi="Garamond"/>
          <w:sz w:val="22"/>
          <w:szCs w:val="22"/>
        </w:rPr>
        <w:t>. Analogous circuitry and v</w:t>
      </w:r>
      <w:r w:rsidR="00B228F9">
        <w:rPr>
          <w:rFonts w:ascii="Garamond" w:hAnsi="Garamond"/>
          <w:sz w:val="22"/>
          <w:szCs w:val="22"/>
        </w:rPr>
        <w:t>ocal learning</w:t>
      </w:r>
      <w:r w:rsidR="003520FB">
        <w:rPr>
          <w:rFonts w:ascii="Garamond" w:hAnsi="Garamond"/>
          <w:sz w:val="22"/>
          <w:szCs w:val="22"/>
        </w:rPr>
        <w:t xml:space="preserve"> </w:t>
      </w:r>
      <w:r w:rsidR="008E434E">
        <w:rPr>
          <w:rFonts w:ascii="Garamond" w:hAnsi="Garamond"/>
          <w:sz w:val="22"/>
          <w:szCs w:val="22"/>
        </w:rPr>
        <w:t xml:space="preserve">capacities </w:t>
      </w:r>
      <w:r w:rsidR="00054413">
        <w:rPr>
          <w:rFonts w:ascii="Garamond" w:hAnsi="Garamond"/>
          <w:sz w:val="22"/>
          <w:szCs w:val="22"/>
        </w:rPr>
        <w:t>ha</w:t>
      </w:r>
      <w:r w:rsidR="008E434E">
        <w:rPr>
          <w:rFonts w:ascii="Garamond" w:hAnsi="Garamond"/>
          <w:sz w:val="22"/>
          <w:szCs w:val="22"/>
        </w:rPr>
        <w:t>ve</w:t>
      </w:r>
      <w:r w:rsidR="009F517C">
        <w:rPr>
          <w:rFonts w:ascii="Garamond" w:hAnsi="Garamond"/>
          <w:sz w:val="22"/>
          <w:szCs w:val="22"/>
        </w:rPr>
        <w:t xml:space="preserve"> </w:t>
      </w:r>
      <w:r w:rsidR="002D4E7B">
        <w:rPr>
          <w:rFonts w:ascii="Garamond" w:hAnsi="Garamond"/>
          <w:sz w:val="22"/>
          <w:szCs w:val="22"/>
        </w:rPr>
        <w:t>convergent</w:t>
      </w:r>
      <w:r w:rsidR="00B228F9">
        <w:rPr>
          <w:rFonts w:ascii="Garamond" w:hAnsi="Garamond"/>
          <w:sz w:val="22"/>
          <w:szCs w:val="22"/>
        </w:rPr>
        <w:t>ly</w:t>
      </w:r>
      <w:r w:rsidR="002D4E7B">
        <w:rPr>
          <w:rFonts w:ascii="Garamond" w:hAnsi="Garamond"/>
          <w:sz w:val="22"/>
          <w:szCs w:val="22"/>
        </w:rPr>
        <w:t xml:space="preserve"> </w:t>
      </w:r>
      <w:r w:rsidR="00387AD8">
        <w:rPr>
          <w:rFonts w:ascii="Garamond" w:hAnsi="Garamond"/>
          <w:sz w:val="22"/>
          <w:szCs w:val="22"/>
        </w:rPr>
        <w:t>evol</w:t>
      </w:r>
      <w:r w:rsidR="00623865">
        <w:rPr>
          <w:rFonts w:ascii="Garamond" w:hAnsi="Garamond"/>
          <w:sz w:val="22"/>
          <w:szCs w:val="22"/>
        </w:rPr>
        <w:t xml:space="preserve">ved </w:t>
      </w:r>
      <w:r w:rsidR="008E434E">
        <w:rPr>
          <w:rFonts w:ascii="Garamond" w:hAnsi="Garamond"/>
          <w:sz w:val="22"/>
          <w:szCs w:val="22"/>
        </w:rPr>
        <w:t>in</w:t>
      </w:r>
      <w:r w:rsidR="002154A9">
        <w:rPr>
          <w:rFonts w:ascii="Garamond" w:hAnsi="Garamond"/>
          <w:sz w:val="22"/>
          <w:szCs w:val="22"/>
        </w:rPr>
        <w:t xml:space="preserve"> distinct brains and bodies</w:t>
      </w:r>
      <w:r w:rsidR="002F183E">
        <w:rPr>
          <w:rFonts w:ascii="Garamond" w:hAnsi="Garamond"/>
          <w:sz w:val="22"/>
          <w:szCs w:val="22"/>
        </w:rPr>
        <w:t xml:space="preserve"> in some bird and mammal taxa</w:t>
      </w:r>
      <w:r w:rsidR="002154A9">
        <w:rPr>
          <w:rFonts w:ascii="Garamond" w:hAnsi="Garamond"/>
          <w:sz w:val="22"/>
          <w:szCs w:val="22"/>
        </w:rPr>
        <w:t xml:space="preserve"> </w:t>
      </w:r>
      <w:r w:rsidR="002D4E7B">
        <w:rPr>
          <w:rFonts w:ascii="Garamond" w:hAnsi="Garamond"/>
          <w:sz w:val="22"/>
          <w:szCs w:val="22"/>
        </w:rPr>
        <w:t>(e.g., songbirds</w:t>
      </w:r>
      <w:r w:rsidR="002D4E7B">
        <w:rPr>
          <w:rFonts w:ascii="Garamond" w:hAnsi="Garamond"/>
          <w:sz w:val="22"/>
          <w:szCs w:val="22"/>
        </w:rPr>
        <w:fldChar w:fldCharType="begin"/>
      </w:r>
      <w:r w:rsidR="0034272E">
        <w:rPr>
          <w:rFonts w:ascii="Garamond" w:hAnsi="Garamond"/>
          <w:sz w:val="22"/>
          <w:szCs w:val="22"/>
        </w:rPr>
        <w:instrText xml:space="preserve"> ADDIN ZOTERO_ITEM CSL_CITATION {"citationID":"a222kcru92h","properties":{"formattedCitation":"\\super 13,15\\nosupersub{}","plainCitation":"13,15","noteIndex":0},"citationItems":[{"id":152,"uris":["http://zotero.org/users/5804987/items/TZYZGX5Z"],"itemData":{"id":152,"type":"article-journal","abstract":"Although language, and therefore spoken language or speech, is often considered unique to humans, the past several decades have seen a surge in nonhuman animal studies that inform us about human spoken language. Here, I present a modern, evolution-based synthesis of these studies, from behavioral to molecular levels of analyses. Among the key concepts drawn are that components of spoken language are continuous between species, and that the vocal learning component is the most specialized and rarest and evolved by brain pathway duplication from an ancient motor learning pathway. These concepts have important implications for understanding brain mechanisms and disorders of spoken language.","container-title":"Science","DOI":"10.1126/science.aax0287","ISSN":"0036-8075, 1095-9203","issue":"6461","journalAbbreviation":"Science","language":"en","page":"50-54","source":"DOI.org (Crossref)","title":"Evolution of vocal learning and spoken language","volume":"366","author":[{"family":"Jarvis","given":"Erich D."}],"issued":{"date-parts":[["2019",10,4]]}}},{"id":3558,"uris":["http://zotero.org/users/5804987/items/JDQQ2QTF"],"itemData":{"id":3558,"type":"article-journal","container-title":"Philosophical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schema":"https://github.com/citation-style-language/schema/raw/master/csl-citation.json"} </w:instrText>
      </w:r>
      <w:r w:rsidR="002D4E7B">
        <w:rPr>
          <w:rFonts w:ascii="Garamond" w:hAnsi="Garamond"/>
          <w:sz w:val="22"/>
          <w:szCs w:val="22"/>
        </w:rPr>
        <w:fldChar w:fldCharType="separate"/>
      </w:r>
      <w:r w:rsidR="0034272E" w:rsidRPr="0034272E">
        <w:rPr>
          <w:rFonts w:ascii="Garamond" w:hAnsi="Garamond" w:cs="Times New Roman"/>
          <w:sz w:val="22"/>
          <w:vertAlign w:val="superscript"/>
        </w:rPr>
        <w:t>13,15</w:t>
      </w:r>
      <w:r w:rsidR="002D4E7B">
        <w:rPr>
          <w:rFonts w:ascii="Garamond" w:hAnsi="Garamond"/>
          <w:sz w:val="22"/>
          <w:szCs w:val="22"/>
        </w:rPr>
        <w:fldChar w:fldCharType="end"/>
      </w:r>
      <w:r w:rsidR="002D4E7B">
        <w:rPr>
          <w:rFonts w:ascii="Garamond" w:hAnsi="Garamond"/>
          <w:sz w:val="22"/>
          <w:szCs w:val="22"/>
        </w:rPr>
        <w:t>, seals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{"citationID":"a1ic7irtquc","properties":{"formattedCitation":"\\super 16\\nosupersub{}","plainCitation":"16","noteIndex":0},"citationItems":[{"id":3511,"uris":["http://zotero.org/users/5804987/items/ZXHG4A8S"],"itemData":{"id":3511,"type":"article-journal","container-title":"Current Biology","DOI":"10.1016/j.cub.2019.05.071","ISSN":"09609822","issue":"13","journalAbbreviation":"Current Biology","language":"en","page":"2244-2249.e4","source":"DOI.org (Crossref)","title":"Formant Modification through Vocal Production Learning in Gray Seals","volume":"29","author":[{"family":"Stansbury","given":"Amanda L."},{"family":"Janik","given":"Vincent M."}],"issued":{"date-parts":[["2019",7]]}}}],"schema":"https://github.com/citation-style-language/schema/raw/master/csl-citation.json"}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16</w:t>
      </w:r>
      <w:r w:rsidR="002D4E7B">
        <w:rPr>
          <w:rFonts w:ascii="Garamond" w:hAnsi="Garamond"/>
          <w:sz w:val="22"/>
          <w:szCs w:val="22"/>
        </w:rPr>
        <w:fldChar w:fldCharType="end"/>
      </w:r>
      <w:r w:rsidR="002D4E7B">
        <w:rPr>
          <w:rFonts w:ascii="Garamond" w:hAnsi="Garamond"/>
          <w:sz w:val="22"/>
          <w:szCs w:val="22"/>
        </w:rPr>
        <w:t>, parrots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{"citationID":"a22p8ebdbhn","properties":{"formattedCitation":"\\super 17\\nosupersub{}","plainCitation":"17","noteIndex":0},"citationItems":[{"id":1669,"uris":["http://zotero.org/users/5804987/items/NSURD4BD"],"itemData":{"id":1669,"type":"article-journal","container-title":"Brain and Language","ISSN":"0093-934X","issue":"1","page":"81–91","title":"Vocal learning in Grey parrots: a brief review of perception, production, and cross-species comparisons","volume":"115","author":[{"family":"Pepperberg","given":"Irene M"}],"issued":{"date-parts":[["2010"]]}}}],"schema":"https://github.com/citation-style-language/schema/raw/master/csl-citation.json"}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17</w:t>
      </w:r>
      <w:r w:rsidR="002D4E7B">
        <w:rPr>
          <w:rFonts w:ascii="Garamond" w:hAnsi="Garamond"/>
          <w:sz w:val="22"/>
          <w:szCs w:val="22"/>
        </w:rPr>
        <w:fldChar w:fldCharType="end"/>
      </w:r>
      <w:r w:rsidR="002D4E7B">
        <w:rPr>
          <w:rFonts w:ascii="Garamond" w:hAnsi="Garamond"/>
          <w:sz w:val="22"/>
          <w:szCs w:val="22"/>
        </w:rPr>
        <w:t>, whales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{"citationID":"a1bi9q9s32r","properties":{"formattedCitation":"\\super 18,19\\nosupersub{}","plainCitation":"18,19","noteIndex":0},"citationItems":[{"id":667,"uris":["http://zotero.org/users/5804987/items/V7WEAIQP"],"itemData":{"id":667,"type":"article-journal","abstract":"The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V"}],"issued":{"date-parts":[["2017"]]}}},{"id":1510,"uris":["http://zotero.org/users/5804987/items/TZWVXG34"],"itemData":{"id":1510,"type":"article-journal","abstract":"The production learning of vocalizations by manipulation of the sound production organs to alter the physical structure of sound has been demonstrated in only a few mammals. In this natural experiment, we document the vocal behaviour of two juvenile killer whales, , separated from their natal pods, which are the only cases of dispersal seen during the three decades of observation of their populations. We find mimicry of California sea lion () barks, demonstrating the vocal production learning ability for one of the calves. We also find differences in call usage (compared to the natal pod) that may reflect the absence of a repertoire model from tutors or some unknown effect related to isolation or context.","container-title":"Biology Letters","DOI":"10.1098/rsbl.2006.0525","issue":"4","page":"509–512","title":"Killer whales are capable of vocal learning","volume":"2","author":[{"family":"Foote","given":"Andrew D"},{"family":"Griffin","given":"Rachael M"},{"family":"Howitt","given":"David"},{"family":"Larsson","given":"Lisa"},{"family":"Miller","given":"Patrick JO"},{"family":"Hoelzel","given":"Rus A"}],"issued":{"date-parts":[["2006"]]}}}],"schema":"https://github.com/citation-style-language/schema/raw/master/csl-citation.json"}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18,19</w:t>
      </w:r>
      <w:r w:rsidR="002D4E7B">
        <w:rPr>
          <w:rFonts w:ascii="Garamond" w:hAnsi="Garamond"/>
          <w:sz w:val="22"/>
          <w:szCs w:val="22"/>
        </w:rPr>
        <w:fldChar w:fldCharType="end"/>
      </w:r>
      <w:r w:rsidR="002D4E7B">
        <w:rPr>
          <w:rFonts w:ascii="Garamond" w:hAnsi="Garamond"/>
          <w:sz w:val="22"/>
          <w:szCs w:val="22"/>
        </w:rPr>
        <w:t>, elephants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{"citationID":"a2beffdq4ah","properties":{"formattedCitation":"\\super 20,21\\nosupersub{}","plainCitation":"20,21","noteIndex":0},"citationItems":[{"id":3071,"uris":["http://zotero.org/users/5804987/items/MQT2ZEPT"],"itemData":{"id":3071,"type":"article-journal","container-title":"Nature","DOI":"10.1038/434455a","ISSN":"0028-0836","issue":"7032","page":"455–456","title":"Elephants are capable of vocal learning","volume":"434","author":[{"family":"Poole","given":"Joyce H"},{"family":"Tyack","given":"Peter L"},{"family":"S","given":"Stoeger-Horwath","suffix":"Angela"},{"family":"Watwood","given":"Stephanie"}],"issued":{"date-parts":[["2005"]]}}},{"id":1247,"uris":["http://zotero.org/users/5804987/items/IC78XUAK"],"itemData":{"id":1247,"type":"article-journal","abstract":"Vocal learning in mammals is sparsely documented, and there are few reports of vocal learning by wild mammals. In particular, no information based on longitudinal data for identified individuals exists, even for well-studied highly social species in which vocal communication is an important aspect of social life. We present such information for the southern elephant seal (Mirounga leonina). We studied a small breeding population in the Falkland Islands over 8 yr (1995–2002). We recorded approx. 2400 agonistic vocalizations from approx. 285 different males, including many recorded over more than one breeding season (55 males were recorded for {\\textgreater}2 yr and 29 were recorded throughout vocal development). Vocalizations are a key element of male agonistic behaviour in this species, the world's most polygynous vertebrate. For male agonistic vocalizations, we show that: (1) a limited number of discrete vocal types exists; (2) proportions of vocal types change over time; (3) observed trends of increase or decrease of vocal types are well explained by a process of vocal learning, in which younger peripheral males imitate vocal types of older more successful breeders.","container-title":"Ethology","DOI":"10.1111/j.1439-0310.2006.01306.x","ISSN":"1439-0310","issue":"2","page":"137–146","title":"Observational Evidences of Vocal Learning in Southern Elephant Seals: a Longitudinal Study","volume":"113","author":[{"family":"Sanvito","given":"Simona"},{"family":"Galimberti","given":"Filippo"},{"family":"Miller","given":"Edward H"}],"issued":{"date-parts":[["2007"]]}}}],"schema":"https://github.com/citation-style-language/schema/raw/master/csl-citation.json"}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20,21</w:t>
      </w:r>
      <w:r w:rsidR="002D4E7B">
        <w:rPr>
          <w:rFonts w:ascii="Garamond" w:hAnsi="Garamond"/>
          <w:sz w:val="22"/>
          <w:szCs w:val="22"/>
        </w:rPr>
        <w:fldChar w:fldCharType="end"/>
      </w:r>
      <w:r w:rsidR="002D4E7B">
        <w:rPr>
          <w:rFonts w:ascii="Garamond" w:hAnsi="Garamond"/>
          <w:sz w:val="22"/>
          <w:szCs w:val="22"/>
        </w:rPr>
        <w:t>, bats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{"citationID":"a160ajg4e6s","properties":{"formattedCitation":"\\super 22\\nosupersub{}","plainCitation":"22","noteIndex":0},"citationItems":[{"id":3350,"uris":["http://zotero.org/users/5804987/items/PFYIRK2H"],"itemData":{"id":3350,"type":"article-journal","abstract":"Author summary The spontaneous acquisition of speech by human infants is considered a keystone of human language, but the ability to reproduce vocalizations acquired by hearing is not commonly described in other mammals. This skill, termed vocal learning, is challenging to study in nonhuman animals since such investigation requires the detection and exclusion of innate developmental effects. The recognition of vocal dialects among different populations can open a window on the vocal learning abilities of animals, but such findings in the wild may reflect genetic or ecological differences between groups rather than the learning of group-specific vocal behavior. In this study, we used a playback-based lab experiment to induce vocal dialects in fruit bat pups. By exposing groups of pups to different playbacks of conspecific calls, we could establish separate dialects, demonstrating the vocal learning skill of these bats. Furthermore, while songbirds, for instance, learn their songs directly from a specific tutor, our bats showed the ability to pick up vocal variations from the surrounding crowd, without direct interaction with any given tutor.","container-title":"PLoS biology","DOI":"10.1371/journal.pbio.2002556","ISSN":"1544-9173","issue":"10","language":"English","note":"PMID: 29088225","page":"e2002556","title":"Crowd vocal learning induces vocal dialects in bats: Playback of conspecifics shapes fundamental frequency usage by pups","volume":"15","author":[{"family":"Prat","given":"Yosef"},{"family":"Azoulay","given":"Lindsay"},{"family":"Dor","given":"Roi"},{"family":"Yovel","given":"Yossi"}],"issued":{"date-parts":[["2017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22</w:t>
      </w:r>
      <w:r w:rsidR="002D4E7B">
        <w:rPr>
          <w:rFonts w:ascii="Garamond" w:hAnsi="Garamond"/>
          <w:sz w:val="22"/>
          <w:szCs w:val="22"/>
        </w:rPr>
        <w:fldChar w:fldCharType="end"/>
      </w:r>
      <w:r w:rsidR="002D4E7B">
        <w:rPr>
          <w:rFonts w:ascii="Garamond" w:hAnsi="Garamond"/>
          <w:sz w:val="22"/>
          <w:szCs w:val="22"/>
        </w:rPr>
        <w:t>, hummingbirds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{"citationID":"a1ac1b4cbfh","properties":{"formattedCitation":"\\super 23\\nosupersub{}","plainCitation":"23","noteIndex":0},"citationItems":[{"id":3512,"uris":["http://zotero.org/users/5804987/items/6BIES2CG"],"itemData":{"id":3512,"type":"article-journal","abstract":"Vocal learning in birds is typically restricted to a sensitive period early in life, with the few exceptions reported in songbirds and parrots. Here, we present evidence of open-ended vocal learning in a hummingbird, the third avian group with vocal learning. We studied vocalizations at four leks of the long-billed hermit\n              Phaethornis longirostris\n              during a four-year period. Individuals produce a single song repertoire, although several song-types can coexist at a single lek. We found that nine of 49 birds recorded on multiple days (18%) changed their song-type between consecutive recordings. Three of these birds replaced song-types twice. Moreover, the earliest estimated age when song replacement occurred ranged from 186 to 547 days (mean = 307 days) and all nine birds who replaced song-types produced a crystallized song before replacement. The findings indicate that song-type replacement is distinct from an initial early learning sensitive period. As half of lekking males do not survive past the first year of life in this species, song learning may well extend throughout the lifespan. This behaviour would be convergent to vocal learning programmes found in parrots and songbirds.","container-title":"Biology Letters","DOI":"10.1098/rsbl.2013.0625","ISSN":"1744-9561, 1744-957X","issue":"5","journalAbbreviation":"Biol. Lett.","language":"en","page":"20130625","source":"DOI.org (Crossref)","title":"Open-ended song learning in a hummingbird","volume":"9","author":[{"family":"Araya-Salas","given":"Marcelo"},{"family":"Wright","given":"Timothy"}],"issued":{"date-parts":[["2013",10,23]]}}}],"schema":"https://github.com/citation-style-language/schema/raw/master/csl-citation.json"}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23</w:t>
      </w:r>
      <w:r w:rsidR="002D4E7B">
        <w:rPr>
          <w:rFonts w:ascii="Garamond" w:hAnsi="Garamond"/>
          <w:sz w:val="22"/>
          <w:szCs w:val="22"/>
        </w:rPr>
        <w:fldChar w:fldCharType="end"/>
      </w:r>
      <w:r w:rsidR="002D4E7B">
        <w:rPr>
          <w:rFonts w:ascii="Garamond" w:hAnsi="Garamond"/>
          <w:sz w:val="22"/>
          <w:szCs w:val="22"/>
        </w:rPr>
        <w:t xml:space="preserve"> and walruses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{"citationID":"a2655pb8ef9","properties":{"formattedCitation":"\\super 24,25\\nosupersub{}","plainCitation":"24,25","noteIndex":0},"citationItems":[{"id":4187,"uris":["http://zotero.org/users/5804987/items/53BLZ2FF"],"itemData":{"id":4187,"type":"article-journal","container-title":"Animal Cognition","DOI":"10.1007/s10071-007-0120-5","ISSN":"1435-9448, 1435-9456","issue":"2","journalAbbreviation":"Anim Cogn","language":"en","page":"319-327","source":"DOI.org (Crossref)","title":"Novel sound production through contingency learning in the Pacific walrus (Odobenus rosmarus divergens)","volume":"11","author":[{"family":"Schusterman","given":"Ronald J."},{"family":"Reichmuth","given":"Colleen"}],"issued":{"date-parts":[["2008",4]]}}},{"id":4188,"uris":["http://zotero.org/users/5804987/items/FBZDYWMN"],"itemData":{"id":4188,"type":"article-journal","container-title":"Current Opinion in Neurobiology","DOI":"10.1016/j.conb.2014.06.011","ISSN":"09594388","journalAbbreviation":"Current Opinion in Neurobiology","language":"en","page":"66-71","source":"DOI.org (Crossref)","title":"Vocal learning in seals, sea lions, and walruses","volume":"28","author":[{"family":"Reichmuth","given":"Colleen"},{"family":"Casey","given":"Caroline"}],"issued":{"date-parts":[["2014",10]]}}}],"schema":"https://github.com/citation-style-language/schema/raw/master/csl-citation.json"}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24,25</w:t>
      </w:r>
      <w:r w:rsidR="002D4E7B">
        <w:rPr>
          <w:rFonts w:ascii="Garamond" w:hAnsi="Garamond"/>
          <w:sz w:val="22"/>
          <w:szCs w:val="22"/>
        </w:rPr>
        <w:fldChar w:fldCharType="end"/>
      </w:r>
      <w:r w:rsidR="002D4E7B">
        <w:rPr>
          <w:rFonts w:ascii="Garamond" w:hAnsi="Garamond"/>
          <w:sz w:val="22"/>
          <w:szCs w:val="22"/>
        </w:rPr>
        <w:t>)</w:t>
      </w:r>
      <w:r w:rsidR="008F0475">
        <w:rPr>
          <w:rFonts w:ascii="Garamond" w:hAnsi="Garamond"/>
          <w:sz w:val="22"/>
          <w:szCs w:val="22"/>
        </w:rPr>
        <w:t>,</w:t>
      </w:r>
      <w:r w:rsidR="006F771D">
        <w:rPr>
          <w:rFonts w:ascii="Garamond" w:hAnsi="Garamond"/>
          <w:sz w:val="22"/>
          <w:szCs w:val="22"/>
        </w:rPr>
        <w:t xml:space="preserve"> </w:t>
      </w:r>
      <w:r w:rsidR="008F0475">
        <w:rPr>
          <w:rFonts w:ascii="Garamond" w:hAnsi="Garamond"/>
          <w:sz w:val="22"/>
          <w:szCs w:val="22"/>
        </w:rPr>
        <w:t>h</w:t>
      </w:r>
      <w:r w:rsidR="00132376">
        <w:rPr>
          <w:rFonts w:ascii="Garamond" w:hAnsi="Garamond"/>
          <w:sz w:val="22"/>
          <w:szCs w:val="22"/>
        </w:rPr>
        <w:t xml:space="preserve">owever, </w:t>
      </w:r>
      <w:r w:rsidR="008E434E">
        <w:rPr>
          <w:rFonts w:ascii="Garamond" w:hAnsi="Garamond"/>
          <w:sz w:val="22"/>
          <w:szCs w:val="22"/>
        </w:rPr>
        <w:t xml:space="preserve">such cases can neither shed light over speech precursors </w:t>
      </w:r>
      <w:r w:rsidR="00FD4948">
        <w:rPr>
          <w:rFonts w:ascii="Garamond" w:hAnsi="Garamond"/>
          <w:sz w:val="22"/>
          <w:szCs w:val="22"/>
        </w:rPr>
        <w:t>along the human lineage</w:t>
      </w:r>
      <w:r w:rsidR="008E434E">
        <w:rPr>
          <w:rFonts w:ascii="Garamond" w:hAnsi="Garamond"/>
          <w:sz w:val="22"/>
          <w:szCs w:val="22"/>
        </w:rPr>
        <w:t xml:space="preserve"> nor explain</w:t>
      </w:r>
      <w:r w:rsidR="008F0475">
        <w:rPr>
          <w:rFonts w:ascii="Garamond" w:hAnsi="Garamond"/>
          <w:sz w:val="22"/>
          <w:szCs w:val="22"/>
        </w:rPr>
        <w:t xml:space="preserve"> why there are no linguistic </w:t>
      </w:r>
      <w:r w:rsidR="00E33AE8">
        <w:rPr>
          <w:rFonts w:ascii="Garamond" w:hAnsi="Garamond"/>
          <w:sz w:val="22"/>
          <w:szCs w:val="22"/>
        </w:rPr>
        <w:t xml:space="preserve">birds, </w:t>
      </w:r>
      <w:r w:rsidR="008F0475">
        <w:rPr>
          <w:rFonts w:ascii="Garamond" w:hAnsi="Garamond"/>
          <w:sz w:val="22"/>
          <w:szCs w:val="22"/>
        </w:rPr>
        <w:t>elephants, o</w:t>
      </w:r>
      <w:r w:rsidR="005B5281">
        <w:rPr>
          <w:rFonts w:ascii="Garamond" w:hAnsi="Garamond"/>
          <w:sz w:val="22"/>
          <w:szCs w:val="22"/>
        </w:rPr>
        <w:t>r</w:t>
      </w:r>
      <w:r w:rsidR="008F0475">
        <w:rPr>
          <w:rFonts w:ascii="Garamond" w:hAnsi="Garamond"/>
          <w:sz w:val="22"/>
          <w:szCs w:val="22"/>
        </w:rPr>
        <w:t xml:space="preserve"> walruses</w:t>
      </w:r>
      <w:r w:rsidR="00F86806">
        <w:rPr>
          <w:rFonts w:ascii="Garamond" w:hAnsi="Garamond"/>
          <w:sz w:val="22"/>
          <w:szCs w:val="22"/>
        </w:rPr>
        <w:t>.</w:t>
      </w:r>
      <w:r w:rsidR="007F4F19">
        <w:rPr>
          <w:rFonts w:ascii="Garamond" w:hAnsi="Garamond"/>
          <w:sz w:val="22"/>
          <w:szCs w:val="22"/>
        </w:rPr>
        <w:t xml:space="preserve"> </w:t>
      </w:r>
      <w:r w:rsidR="009F517C">
        <w:rPr>
          <w:rFonts w:ascii="Garamond" w:hAnsi="Garamond"/>
          <w:sz w:val="22"/>
          <w:szCs w:val="22"/>
        </w:rPr>
        <w:t xml:space="preserve"> </w:t>
      </w:r>
    </w:p>
    <w:p w14:paraId="442BCF4F" w14:textId="1521058B" w:rsidR="00AD25D6" w:rsidRDefault="00645E2B" w:rsidP="006C3889">
      <w:pPr>
        <w:ind w:firstLine="720"/>
        <w:jc w:val="both"/>
        <w:rPr>
          <w:rFonts w:ascii="Garamond" w:hAnsi="Garamond"/>
          <w:sz w:val="22"/>
          <w:szCs w:val="22"/>
          <w:lang w:val="en-US"/>
        </w:rPr>
      </w:pPr>
      <w:r>
        <w:rPr>
          <w:rFonts w:ascii="Garamond" w:hAnsi="Garamond"/>
          <w:sz w:val="22"/>
          <w:szCs w:val="22"/>
        </w:rPr>
        <w:t>V</w:t>
      </w:r>
      <w:r w:rsidR="00F477D7">
        <w:rPr>
          <w:rFonts w:ascii="Garamond" w:hAnsi="Garamond"/>
          <w:sz w:val="22"/>
          <w:szCs w:val="22"/>
        </w:rPr>
        <w:t xml:space="preserve">ocal learning has shown predictive empirical power </w:t>
      </w:r>
      <w:r w:rsidR="00F477D7" w:rsidRPr="00A77486">
        <w:rPr>
          <w:rFonts w:ascii="Garamond" w:hAnsi="Garamond"/>
          <w:sz w:val="22"/>
          <w:szCs w:val="22"/>
        </w:rPr>
        <w:t>within</w:t>
      </w:r>
      <w:r w:rsidR="00F477D7">
        <w:rPr>
          <w:rFonts w:ascii="Garamond" w:hAnsi="Garamond"/>
          <w:sz w:val="22"/>
          <w:szCs w:val="22"/>
        </w:rPr>
        <w:t xml:space="preserve"> clades</w:t>
      </w:r>
      <w:r w:rsidR="0050375B">
        <w:rPr>
          <w:rFonts w:ascii="Garamond" w:hAnsi="Garamond"/>
          <w:sz w:val="22"/>
          <w:szCs w:val="22"/>
        </w:rPr>
        <w:t xml:space="preserve">, </w:t>
      </w:r>
      <w:r w:rsidR="00565E3A">
        <w:rPr>
          <w:rFonts w:ascii="Garamond" w:hAnsi="Garamond"/>
          <w:sz w:val="22"/>
          <w:szCs w:val="22"/>
        </w:rPr>
        <w:t>namely</w:t>
      </w:r>
      <w:r w:rsidR="0050375B">
        <w:rPr>
          <w:rFonts w:ascii="Garamond" w:hAnsi="Garamond"/>
          <w:sz w:val="22"/>
          <w:szCs w:val="22"/>
        </w:rPr>
        <w:t xml:space="preserve"> for birds</w:t>
      </w:r>
      <w:r w:rsidR="00F477D7">
        <w:rPr>
          <w:rFonts w:ascii="Garamond" w:hAnsi="Garamond"/>
          <w:sz w:val="22"/>
          <w:szCs w:val="22"/>
        </w:rPr>
        <w:fldChar w:fldCharType="begin"/>
      </w:r>
      <w:r w:rsidR="00802717">
        <w:rPr>
          <w:rFonts w:ascii="Garamond" w:hAnsi="Garamond"/>
          <w:sz w:val="22"/>
          <w:szCs w:val="22"/>
        </w:rPr>
        <w:instrText xml:space="preserve"> ADDIN ZOTERO_ITEM CSL_CITATION {"citationID":"a150c3ebh5t","properties":{"formattedCitation":"\\super 26\\nosupersub{}","plainCitation":"26","noteIndex":0},"citationItems":[{"id":4350,"uris":["http://zotero.org/users/5804987/items/NHTIGHEG"],"itemData":{"id":4350,"type":"article-journal","abstract":"Complex vocal learning, a critical component of human spoken language, has been assumed to be associated with more-advanced cognitive abilities. Tests of this hypothesis between individuals within a species have been inconclusive and have not been done across species. In this work, we measured an array of cognitive skills—namely, problem-solving, associative and reversal learning, and self-control—across 214 individuals of 23 bird species, including 19 wild-caught songbird species, two domesticated songbird species, and two wild-caught vocal nonlearning species. We found that the greater the vocal learning abilities of a species, the better their problem-solving skills and the relatively larger their brains. These conclusions held when controlling for noncognitive variables and phylogeny. Our results support a hypothesis of shared genetic and cognitive mechanisms between vocal learning, problem-solving, and bigger brains in songbirds.\n          , \n            Editor’s summary\n            \n              Birds are well known for their vocalizations. Although many people think of these sounds as instinctual, in fact, a great many bird species are flexible, vocal learners, a trait humans also have that is critical for our language development and is linked to complex cognition. Audet\n              et al\n              . used behavioral experiments in over 20 species of North American birds to test whether vocal learning in songbirds was related to a variety of cognitive skills. They found that the species with the most complex vocal learning abilities were also the best problem solvers and had the largest brains relative to body size. —Sacha Vignieri\n            \n          , \n            Vocal learning complexity is associated with better problem-solving abilities and relative brain size among songbird species.","container-title":"Science","DOI":"10.1126/science.adh3428","ISSN":"0036-8075, 1095-9203","issue":"6663","journalAbbreviation":"Science","language":"en","page":"1170-1175","source":"DOI.org (Crossref)","title":"Songbird species that display more-complex vocal learning are better problem-solvers and have larger brains","volume":"381","author":[{"family":"Audet","given":"Jean-Nicolas"},{"family":"Couture","given":"Mélanie"},{"family":"Jarvis","given":"Erich D."}],"issued":{"date-parts":[["2023",9,15]]}},"label":"page"}],"schema":"https://github.com/citation-style-language/schema/raw/master/csl-citation.json"} </w:instrText>
      </w:r>
      <w:r w:rsidR="00F477D7">
        <w:rPr>
          <w:rFonts w:ascii="Garamond" w:hAnsi="Garamond"/>
          <w:sz w:val="22"/>
          <w:szCs w:val="22"/>
        </w:rPr>
        <w:fldChar w:fldCharType="separate"/>
      </w:r>
      <w:r w:rsidR="00802717" w:rsidRPr="00802717">
        <w:rPr>
          <w:rFonts w:ascii="Garamond" w:hAnsi="Garamond" w:cs="Times New Roman"/>
          <w:sz w:val="22"/>
          <w:vertAlign w:val="superscript"/>
        </w:rPr>
        <w:t>26</w:t>
      </w:r>
      <w:r w:rsidR="00F477D7">
        <w:rPr>
          <w:rFonts w:ascii="Garamond" w:hAnsi="Garamond"/>
          <w:sz w:val="22"/>
          <w:szCs w:val="22"/>
        </w:rPr>
        <w:fldChar w:fldCharType="end"/>
      </w:r>
      <w:r w:rsidR="0050375B">
        <w:rPr>
          <w:rFonts w:ascii="Garamond" w:hAnsi="Garamond"/>
          <w:sz w:val="22"/>
          <w:szCs w:val="22"/>
        </w:rPr>
        <w:t>,</w:t>
      </w:r>
      <w:r w:rsidR="00F477D7">
        <w:rPr>
          <w:rFonts w:ascii="Garamond" w:hAnsi="Garamond"/>
          <w:sz w:val="22"/>
          <w:szCs w:val="22"/>
        </w:rPr>
        <w:t xml:space="preserve"> </w:t>
      </w:r>
      <w:r w:rsidR="00565E3A">
        <w:rPr>
          <w:rFonts w:ascii="Garamond" w:hAnsi="Garamond"/>
          <w:sz w:val="22"/>
          <w:szCs w:val="22"/>
        </w:rPr>
        <w:t>but</w:t>
      </w:r>
      <w:r>
        <w:rPr>
          <w:rFonts w:ascii="Garamond" w:hAnsi="Garamond"/>
          <w:sz w:val="22"/>
          <w:szCs w:val="22"/>
        </w:rPr>
        <w:t xml:space="preserve"> extrapolating</w:t>
      </w:r>
      <w:r w:rsidR="00464CC3">
        <w:rPr>
          <w:rFonts w:ascii="Garamond" w:hAnsi="Garamond"/>
          <w:sz w:val="22"/>
          <w:szCs w:val="22"/>
        </w:rPr>
        <w:t xml:space="preserve"> </w:t>
      </w:r>
      <w:r>
        <w:rPr>
          <w:rFonts w:ascii="Garamond" w:hAnsi="Garamond"/>
          <w:sz w:val="22"/>
          <w:szCs w:val="22"/>
        </w:rPr>
        <w:t xml:space="preserve">across far-related </w:t>
      </w:r>
      <w:r w:rsidR="00464CC3">
        <w:rPr>
          <w:rFonts w:ascii="Garamond" w:hAnsi="Garamond"/>
          <w:sz w:val="22"/>
          <w:szCs w:val="22"/>
        </w:rPr>
        <w:t xml:space="preserve">taxa </w:t>
      </w:r>
      <w:r w:rsidR="00913BBD">
        <w:rPr>
          <w:rFonts w:ascii="Garamond" w:hAnsi="Garamond"/>
          <w:sz w:val="22"/>
          <w:szCs w:val="22"/>
        </w:rPr>
        <w:t>has proven</w:t>
      </w:r>
      <w:r w:rsidR="00FC7BFC">
        <w:rPr>
          <w:rFonts w:ascii="Garamond" w:hAnsi="Garamond"/>
          <w:sz w:val="22"/>
          <w:szCs w:val="22"/>
        </w:rPr>
        <w:t xml:space="preserve"> </w:t>
      </w:r>
      <w:r w:rsidR="00AD25D6">
        <w:rPr>
          <w:rFonts w:ascii="Garamond" w:hAnsi="Garamond"/>
          <w:sz w:val="22"/>
          <w:szCs w:val="22"/>
        </w:rPr>
        <w:t>inaccurate, unsystematic</w:t>
      </w:r>
      <w:r w:rsidR="00A705E1">
        <w:rPr>
          <w:rFonts w:ascii="Garamond" w:hAnsi="Garamond"/>
          <w:sz w:val="22"/>
          <w:szCs w:val="22"/>
        </w:rPr>
        <w:t>,</w:t>
      </w:r>
      <w:r w:rsidR="00AD25D6">
        <w:rPr>
          <w:rFonts w:ascii="Garamond" w:hAnsi="Garamond"/>
          <w:sz w:val="22"/>
          <w:szCs w:val="22"/>
        </w:rPr>
        <w:t xml:space="preserve"> </w:t>
      </w:r>
      <w:r w:rsidR="006D6BBA">
        <w:rPr>
          <w:rFonts w:ascii="Garamond" w:hAnsi="Garamond"/>
          <w:sz w:val="22"/>
          <w:szCs w:val="22"/>
        </w:rPr>
        <w:t>and ambiguous</w:t>
      </w:r>
      <w:r w:rsidR="00464CC3">
        <w:rPr>
          <w:rFonts w:ascii="Garamond" w:hAnsi="Garamond"/>
          <w:sz w:val="22"/>
          <w:szCs w:val="22"/>
        </w:rPr>
        <w:fldChar w:fldCharType="begin"/>
      </w:r>
      <w:r w:rsidR="0034272E">
        <w:rPr>
          <w:rFonts w:ascii="Garamond" w:hAnsi="Garamond"/>
          <w:sz w:val="22"/>
          <w:szCs w:val="22"/>
        </w:rPr>
        <w:instrText xml:space="preserve"> ADDIN ZOTERO_ITEM CSL_CITATION {"citationID":"a2ob1qc2hoo","properties":{"formattedCitation":"\\super 27,28\\nosupersub{}","plainCitation":"27,28","noteIndex":0},"citationItems":[{"id":3421,"uris":["http://zotero.org/users/5804987/items/YI685QKY"],"itemData":{"id":3421,"type":"article-journal","abstract":"Speech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Tiago"},{"family":"Boeckx","given":"Cedric"}],"issued":{"date-parts":[["2020",3,30]]}}}],"schema":"https://github.com/citation-style-language/schema/raw/master/csl-citation.json"} </w:instrText>
      </w:r>
      <w:r w:rsidR="00464CC3">
        <w:rPr>
          <w:rFonts w:ascii="Garamond" w:hAnsi="Garamond"/>
          <w:sz w:val="22"/>
          <w:szCs w:val="22"/>
        </w:rPr>
        <w:fldChar w:fldCharType="separate"/>
      </w:r>
      <w:r w:rsidR="0034272E" w:rsidRPr="0034272E">
        <w:rPr>
          <w:rFonts w:ascii="Garamond" w:hAnsi="Garamond" w:cs="Times New Roman"/>
          <w:sz w:val="22"/>
          <w:vertAlign w:val="superscript"/>
        </w:rPr>
        <w:t>27,28</w:t>
      </w:r>
      <w:r w:rsidR="00464CC3">
        <w:rPr>
          <w:rFonts w:ascii="Garamond" w:hAnsi="Garamond"/>
          <w:sz w:val="22"/>
          <w:szCs w:val="22"/>
        </w:rPr>
        <w:fldChar w:fldCharType="end"/>
      </w:r>
      <w:r w:rsidR="00AD25D6">
        <w:rPr>
          <w:rFonts w:ascii="Garamond" w:hAnsi="Garamond"/>
          <w:sz w:val="22"/>
          <w:szCs w:val="22"/>
        </w:rPr>
        <w:t xml:space="preserve">. </w:t>
      </w:r>
      <w:r w:rsidR="00C712D1">
        <w:rPr>
          <w:rFonts w:ascii="Garamond" w:hAnsi="Garamond"/>
          <w:sz w:val="22"/>
          <w:szCs w:val="22"/>
        </w:rPr>
        <w:t>For example, v</w:t>
      </w:r>
      <w:proofErr w:type="spellStart"/>
      <w:r w:rsidR="00AD25D6" w:rsidRPr="00502C96">
        <w:rPr>
          <w:rFonts w:ascii="Garamond" w:hAnsi="Garamond"/>
          <w:sz w:val="22"/>
          <w:szCs w:val="22"/>
          <w:lang w:val="en-US"/>
        </w:rPr>
        <w:t>ocal</w:t>
      </w:r>
      <w:proofErr w:type="spellEnd"/>
      <w:r w:rsidR="00AD25D6" w:rsidRPr="00502C96">
        <w:rPr>
          <w:rFonts w:ascii="Garamond" w:hAnsi="Garamond"/>
          <w:sz w:val="22"/>
          <w:szCs w:val="22"/>
          <w:lang w:val="en-US"/>
        </w:rPr>
        <w:t xml:space="preserve"> learning</w:t>
      </w:r>
      <w:r w:rsidR="00AD25D6">
        <w:rPr>
          <w:rFonts w:ascii="Garamond" w:hAnsi="Garamond"/>
          <w:sz w:val="22"/>
          <w:szCs w:val="22"/>
          <w:lang w:val="en-US"/>
        </w:rPr>
        <w:t xml:space="preserve"> </w:t>
      </w:r>
      <w:r w:rsidR="00AD25D6" w:rsidRPr="00502C96">
        <w:rPr>
          <w:rFonts w:ascii="Garamond" w:hAnsi="Garamond"/>
          <w:sz w:val="22"/>
          <w:szCs w:val="22"/>
          <w:lang w:val="en-US"/>
        </w:rPr>
        <w:t>in belugas is accomplished via control of the vestibular air sac</w:t>
      </w:r>
      <w:r w:rsidR="00AD25D6" w:rsidRPr="00502C96">
        <w:rPr>
          <w:rFonts w:ascii="Garamond" w:hAnsi="Garamond"/>
          <w:sz w:val="22"/>
          <w:szCs w:val="22"/>
          <w:lang w:val="en-US"/>
        </w:rPr>
        <w:fldChar w:fldCharType="begin"/>
      </w:r>
      <w:r w:rsidR="00802717">
        <w:rPr>
          <w:rFonts w:ascii="Garamond" w:hAnsi="Garamond"/>
          <w:sz w:val="22"/>
          <w:szCs w:val="22"/>
          <w:lang w:val="en-US"/>
        </w:rPr>
        <w:instrText xml:space="preserve"> ADDIN ZOTERO_ITEM CSL_CITATION {"citationID":"KHGl9PLe","properties":{"formattedCitation":"\\super 18\\nosupersub{}","plainCitation":"18","noteIndex":0},"citationItems":[{"id":667,"uris":["http://zotero.org/users/5804987/items/V7WEAIQP"],"itemData":{"id":667,"type":"article-journal","abstract":"The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V"}],"issued":{"date-parts":[["2017"]]}}}],"schema":"https://github.com/citation-style-language/schema/raw/master/csl-citation.json"} </w:instrText>
      </w:r>
      <w:r w:rsidR="00AD25D6" w:rsidRPr="00502C96">
        <w:rPr>
          <w:rFonts w:ascii="Garamond" w:hAnsi="Garamond"/>
          <w:sz w:val="22"/>
          <w:szCs w:val="22"/>
          <w:lang w:val="en-US"/>
        </w:rPr>
        <w:fldChar w:fldCharType="separate"/>
      </w:r>
      <w:r w:rsidR="00802717" w:rsidRPr="00802717">
        <w:rPr>
          <w:rFonts w:ascii="Garamond" w:hAnsi="Garamond" w:cs="Times New Roman"/>
          <w:sz w:val="22"/>
          <w:vertAlign w:val="superscript"/>
        </w:rPr>
        <w:t>18</w:t>
      </w:r>
      <w:r w:rsidR="00AD25D6" w:rsidRPr="00502C96">
        <w:rPr>
          <w:rFonts w:ascii="Garamond" w:hAnsi="Garamond"/>
          <w:sz w:val="22"/>
          <w:szCs w:val="22"/>
        </w:rPr>
        <w:fldChar w:fldCharType="end"/>
      </w:r>
      <w:r w:rsidR="00AD25D6" w:rsidRPr="00502C96">
        <w:rPr>
          <w:rFonts w:ascii="Garamond" w:hAnsi="Garamond"/>
          <w:sz w:val="22"/>
          <w:szCs w:val="22"/>
          <w:lang w:val="en-US"/>
        </w:rPr>
        <w:t>, in elephants via control of the trunk</w:t>
      </w:r>
      <w:r w:rsidR="00AD25D6" w:rsidRPr="00502C9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{"citationID":"YrGtgS7m","properties":{"formattedCitation":"\\super 29\\nosupersub{}","plainCitation":"29","noteIndex":0},"citationItems":[{"id":3251,"uris":["http://zotero.org/users/5804987/items/A6FBC8T8"],"itemData":{"id":3251,"type":"article-journal","abstract":"Vocal imitation has convergently evolved in many species, allowing learning and cultural transmission of complex, conspecific sounds, as in birdsong [1, 2]. Scattered instances also exist of vocal imitation across species, including mockingbirds imitating other species or parrots and mynahs producing human speech [3, 4]. Here, we document a male Asian elephant (Elephas maximus) that imitates human speech, matching Korean formants and fundamental frequency in such detail that Korean native speakers can readily understand and transcribe the imitations. To create these very accurate imitations of speech formant frequencies, this elephant (named Koshik) places his trunk inside his mouth, modulating the shape of the vocal tract during controlled phonation. This represents a wholly novel method of vocal production and formant control in this or any other species. One hypothesized role for vocal imitation is to facilitate vocal recognition by heightening the similarity between related or socially affiliated individuals [1, 2]. The social circumstances under which Koshik s speech imitations developed suggest that one function of vocal learning might be to cement social bonds and, in unusual cases, social bonds across species. º A male Asian elephant imitates human speech, accurately matching Korean formants º The elephant makes the speech imitations by inserting his trunk into his mouth","container-title":"Current Biology","DOI":"10.1016/j.cub.2012.09.022","ISSN":"0960-9822","issue":"22","language":"English","note":"PMCID: PMC3548412\nPMID: 23122846","page":"2144–2148","title":"An Asian elephant imitates human speech","volume":"22","author":[{"family":"Stoeger","given":"Angela S"},{"family":"Mietchen","given":"Daniel"},{"family":"Oh","given":"Sukhun"},{"family":"Silva","given":"Shermin","non-dropping-particle":"de"},{"family":"Herbst","given":"Christian T"},{"family":"Kwon","given":"Soowhan"},{"family":"Fitch","given":"Tecumseh W"}],"issued":{"date-parts":[["2012"]]}}}],"schema":"https://github.com/citation-style-language/schema/raw/master/csl-citation.json"} </w:instrText>
      </w:r>
      <w:r w:rsidR="00AD25D6" w:rsidRPr="00502C96">
        <w:rPr>
          <w:rFonts w:ascii="Garamond" w:hAnsi="Garamond"/>
          <w:sz w:val="22"/>
          <w:szCs w:val="22"/>
          <w:lang w:val="en-US"/>
        </w:rPr>
        <w:fldChar w:fldCharType="separate"/>
      </w:r>
      <w:r w:rsidR="0034272E" w:rsidRPr="0034272E">
        <w:rPr>
          <w:rFonts w:ascii="Garamond" w:hAnsi="Garamond" w:cs="Times New Roman"/>
          <w:sz w:val="22"/>
          <w:vertAlign w:val="superscript"/>
        </w:rPr>
        <w:t>29</w:t>
      </w:r>
      <w:r w:rsidR="00AD25D6" w:rsidRPr="00502C96">
        <w:rPr>
          <w:rFonts w:ascii="Garamond" w:hAnsi="Garamond"/>
          <w:sz w:val="22"/>
          <w:szCs w:val="22"/>
        </w:rPr>
        <w:fldChar w:fldCharType="end"/>
      </w:r>
      <w:r w:rsidR="00AD25D6">
        <w:rPr>
          <w:rFonts w:ascii="Garamond" w:hAnsi="Garamond"/>
          <w:sz w:val="22"/>
          <w:szCs w:val="22"/>
        </w:rPr>
        <w:t>,</w:t>
      </w:r>
      <w:r w:rsidR="00AD25D6" w:rsidRPr="00502C96">
        <w:rPr>
          <w:rFonts w:ascii="Garamond" w:hAnsi="Garamond"/>
          <w:sz w:val="22"/>
          <w:szCs w:val="22"/>
          <w:lang w:val="en-US"/>
        </w:rPr>
        <w:t xml:space="preserve"> and in birds via control of the syrinx, a vocal organ that can contain up to three sound sources</w:t>
      </w:r>
      <w:r w:rsidR="00AD25D6" w:rsidRPr="00502C9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{"citationID":"DFpOnNhp","properties":{"formattedCitation":"\\super 30\\nosupersub{}","plainCitation":"30","noteIndex":0},"citationItems":[{"id":1963,"uris":["http://zotero.org/users/5804987/items/G4BZSUSV"],"itemData":{"id":1963,"type":"article-journal","abstract":"{\\textless}h2{\\textgreater}Summary{\\textless}/h2{\\textgreater}{\\textless}p{\\textgreater}The evolution of complex behavior is driven by the interplay of morphological specializations and neuromuscular control mechanisms [1–3], and it is often difficult to tease apart their respective contributions. Avian vocal learning and associated neural adaptations are thought to have played a major role in bird diversification [4–8], whereas functional significance of substantial morphological diversity of the vocal organ remains largely unexplored. Within the most species-rich order, Passeriformes, \"tracheophones\" are a suboscine group that, unlike their oscine sister taxon, does not exhibit vocal learning [9] and is thought to phonate with tracheal membranes [10, 11] instead of the two independent sources found in other passerines [12–14]. Here we show tracheophones possess three sound sources, two oscine-like labial pairs and the unique tracheal membranes, which collectively represent the largest described number of sound sources for a vocal organ. Birds with experimentally disabled tracheal membranes were still able to phonate. Instead of the main sound source, the tracheal membranes constitute a morphological specialization, which, through interaction with bronchial labia, contributes to different acoustic features such as spectral complexity, amplitude modulation, and enhanced sound amplitude. In contrast, these same features arise in oscines from neuromuscular control of two labial sources [15–17]. These findings are supported by a modeling approach and provide a clear example for how a morphological adaptation of the tracheophone vocal organ can generate specific, complex sound features. Morphological specialization therefore constitutes an alternative path in the evolution of acoustic diversity to that of oscine vocal learning and complex neural control.{\\textless}/p{\\textgreater}","container-title":"Current Biology","DOI":"10.1016/j.cub.2017.07.059","issue":"17","language":"English","note":"PMID: 28867206","page":"2677–2683.e3","title":"Evolution of Vocal Diversity through Morphological Adaptation without Vocal Learning or Complex Neural Control","volume":"27","author":[{"family":"Garcia","given":"Sarah M"},{"family":"Kopuchian","given":"Cecilia"},{"family":"Mindlin","given":"Gabriel B"},{"family":"Fuxjager","given":"Matthew J"},{"family":"Tubaro","given":"Pablo L"},{"family":"Goller","given":"Franz"}],"issued":{"date-parts":[["2017"]]}}}],"schema":"https://github.com/citation-style-language/schema/raw/master/csl-citation.json"} </w:instrText>
      </w:r>
      <w:r w:rsidR="00AD25D6" w:rsidRPr="00502C96">
        <w:rPr>
          <w:rFonts w:ascii="Garamond" w:hAnsi="Garamond"/>
          <w:sz w:val="22"/>
          <w:szCs w:val="22"/>
          <w:lang w:val="en-US"/>
        </w:rPr>
        <w:fldChar w:fldCharType="separate"/>
      </w:r>
      <w:r w:rsidR="0034272E" w:rsidRPr="0034272E">
        <w:rPr>
          <w:rFonts w:ascii="Garamond" w:hAnsi="Garamond" w:cs="Times New Roman"/>
          <w:sz w:val="22"/>
          <w:vertAlign w:val="superscript"/>
        </w:rPr>
        <w:t>30</w:t>
      </w:r>
      <w:r w:rsidR="00AD25D6" w:rsidRPr="00502C96">
        <w:rPr>
          <w:rFonts w:ascii="Garamond" w:hAnsi="Garamond"/>
          <w:sz w:val="22"/>
          <w:szCs w:val="22"/>
        </w:rPr>
        <w:fldChar w:fldCharType="end"/>
      </w:r>
      <w:r w:rsidR="00AD25D6">
        <w:rPr>
          <w:rFonts w:ascii="Garamond" w:hAnsi="Garamond"/>
          <w:sz w:val="22"/>
          <w:szCs w:val="22"/>
        </w:rPr>
        <w:t>,</w:t>
      </w:r>
      <w:r w:rsidR="00AD25D6" w:rsidRPr="00502C96">
        <w:rPr>
          <w:rFonts w:ascii="Garamond" w:hAnsi="Garamond"/>
          <w:sz w:val="22"/>
          <w:szCs w:val="22"/>
          <w:lang w:val="en-US"/>
        </w:rPr>
        <w:t xml:space="preserve"> each one functionally analogous to a set of vocal folds </w:t>
      </w:r>
      <w:r w:rsidR="00AD25D6">
        <w:rPr>
          <w:rFonts w:ascii="Garamond" w:hAnsi="Garamond"/>
          <w:sz w:val="22"/>
          <w:szCs w:val="22"/>
          <w:lang w:val="en-US"/>
        </w:rPr>
        <w:t>in</w:t>
      </w:r>
      <w:r w:rsidR="00AD25D6" w:rsidRPr="00502C96">
        <w:rPr>
          <w:rFonts w:ascii="Garamond" w:hAnsi="Garamond"/>
          <w:sz w:val="22"/>
          <w:szCs w:val="22"/>
          <w:lang w:val="en-US"/>
        </w:rPr>
        <w:t xml:space="preserve"> </w:t>
      </w:r>
      <w:r w:rsidR="00AD25D6">
        <w:rPr>
          <w:rFonts w:ascii="Garamond" w:hAnsi="Garamond"/>
          <w:sz w:val="22"/>
          <w:szCs w:val="22"/>
          <w:lang w:val="en-US"/>
        </w:rPr>
        <w:t xml:space="preserve">the </w:t>
      </w:r>
      <w:r w:rsidR="00AD25D6" w:rsidRPr="00502C96">
        <w:rPr>
          <w:rFonts w:ascii="Garamond" w:hAnsi="Garamond"/>
          <w:sz w:val="22"/>
          <w:szCs w:val="22"/>
          <w:lang w:val="en-US"/>
        </w:rPr>
        <w:t>mammal</w:t>
      </w:r>
      <w:r w:rsidR="00AD25D6">
        <w:rPr>
          <w:rFonts w:ascii="Garamond" w:hAnsi="Garamond"/>
          <w:sz w:val="22"/>
          <w:szCs w:val="22"/>
          <w:lang w:val="en-US"/>
        </w:rPr>
        <w:t>ian larynx</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{"citationID":"lduSCBem","properties":{"formattedCitation":"\\super 31\\nosupersub{}","plainCitation":"31","noteIndex":0},"citationItems":[{"id":343,"uris":["http://zotero.org/users/5804987/items/6NCUSPRI"],"itemData":{"id":343,"type":"article-journal","abstract":"The field of animal vocal communication has benefited greatly from improved understanding of vocal production mechanisms and specifically from the generalization of the source–filter theory of speech production to non-human mammals. The application of the source–filter {\\textbackslash}ldots","container-title":"Journal of Zoology","DOI":"10.1111/j.1469-7998.2009.00661.x","ISSN":"1469-7998","issue":"3","language":"English","page":"221–236","title":"The contribution of source–filter theory to mammal vocal communication research","volume":"280","author":[{"family":"Taylor","given":"AM"},{"family":"Reby","given":"D"}],"issued":{"date-parts":[["2010"]]}}}],"schema":"https://github.com/citation-style-language/schema/raw/master/csl-citation.json"}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31</w:t>
      </w:r>
      <w:r w:rsidR="00AD25D6">
        <w:rPr>
          <w:rFonts w:ascii="Garamond" w:hAnsi="Garamond"/>
          <w:sz w:val="22"/>
          <w:szCs w:val="22"/>
          <w:lang w:val="en-US"/>
        </w:rPr>
        <w:fldChar w:fldCharType="end"/>
      </w:r>
      <w:r w:rsidR="00AD25D6" w:rsidRPr="00502C96">
        <w:rPr>
          <w:rFonts w:ascii="Garamond" w:hAnsi="Garamond"/>
          <w:sz w:val="22"/>
          <w:szCs w:val="22"/>
          <w:lang w:val="en-US"/>
        </w:rPr>
        <w:t>.</w:t>
      </w:r>
      <w:r w:rsidR="00AD25D6">
        <w:rPr>
          <w:rFonts w:ascii="Garamond" w:hAnsi="Garamond"/>
          <w:sz w:val="22"/>
          <w:szCs w:val="22"/>
          <w:lang w:val="en-US"/>
        </w:rPr>
        <w:t xml:space="preserve"> </w:t>
      </w:r>
      <w:r w:rsidR="006C3889">
        <w:rPr>
          <w:rFonts w:ascii="Garamond" w:hAnsi="Garamond"/>
          <w:sz w:val="22"/>
          <w:szCs w:val="22"/>
          <w:lang w:val="en-US"/>
        </w:rPr>
        <w:t>Descriptive b</w:t>
      </w:r>
      <w:r w:rsidR="00CB7BD3">
        <w:rPr>
          <w:rFonts w:ascii="Garamond" w:hAnsi="Garamond"/>
          <w:sz w:val="22"/>
          <w:szCs w:val="22"/>
          <w:lang w:val="en-US"/>
        </w:rPr>
        <w:t>inary</w:t>
      </w:r>
      <w:r w:rsidR="00AD25D6">
        <w:rPr>
          <w:rFonts w:ascii="Garamond" w:hAnsi="Garamond"/>
          <w:sz w:val="22"/>
          <w:szCs w:val="22"/>
          <w:lang w:val="en-US"/>
        </w:rPr>
        <w:t xml:space="preserve"> (vocal learner</w:t>
      </w:r>
      <w:r w:rsidR="002372A1">
        <w:rPr>
          <w:rFonts w:ascii="Garamond" w:hAnsi="Garamond"/>
          <w:sz w:val="22"/>
          <w:szCs w:val="22"/>
          <w:lang w:val="en-US"/>
        </w:rPr>
        <w:t>s</w:t>
      </w:r>
      <w:r w:rsidR="00AD25D6">
        <w:rPr>
          <w:rFonts w:ascii="Garamond" w:hAnsi="Garamond"/>
          <w:sz w:val="22"/>
          <w:szCs w:val="22"/>
          <w:lang w:val="en-US"/>
        </w:rPr>
        <w:t xml:space="preserve"> vs. non-vocal learner</w:t>
      </w:r>
      <w:r w:rsidR="002372A1">
        <w:rPr>
          <w:rFonts w:ascii="Garamond" w:hAnsi="Garamond"/>
          <w:sz w:val="22"/>
          <w:szCs w:val="22"/>
          <w:lang w:val="en-US"/>
        </w:rPr>
        <w:t>s</w:t>
      </w:r>
      <w:r w:rsidR="00AD25D6">
        <w:rPr>
          <w:rFonts w:ascii="Garamond" w:hAnsi="Garamond"/>
          <w:sz w:val="22"/>
          <w:szCs w:val="22"/>
          <w:lang w:val="en-US"/>
        </w:rPr>
        <w:t>)</w:t>
      </w:r>
      <w:r w:rsidR="00AD25D6">
        <w:rPr>
          <w:rFonts w:ascii="Garamond" w:hAnsi="Garamond"/>
          <w:sz w:val="22"/>
          <w:szCs w:val="22"/>
          <w:lang w:val="en-US"/>
        </w:rPr>
        <w:fldChar w:fldCharType="begin"/>
      </w:r>
      <w:r w:rsidR="00802717">
        <w:rPr>
          <w:rFonts w:ascii="Garamond" w:hAnsi="Garamond"/>
          <w:sz w:val="22"/>
          <w:szCs w:val="22"/>
          <w:lang w:val="en-US"/>
        </w:rPr>
        <w:instrText xml:space="preserve"> ADDIN ZOTERO_ITEM CSL_CITATION {"citationID":"aub39r92oc","properties":{"formattedCitation":"\\super 6,9\\nosupersub{}","plainCitation":"6,9","noteIndex":0},"citationItems":[{"id":457,"uris":["http://zotero.org/users/5804987/items/NNUPH2RM"],"itemData":{"id":457,"type":"article-journal","abstract":"The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JB"}],"issued":{"date-parts":[["1997"]]}}}],"schema":"https://github.com/citation-style-language/schema/raw/master/csl-citation.json"} </w:instrText>
      </w:r>
      <w:r w:rsidR="00AD25D6">
        <w:rPr>
          <w:rFonts w:ascii="Garamond" w:hAnsi="Garamond"/>
          <w:sz w:val="22"/>
          <w:szCs w:val="22"/>
          <w:lang w:val="en-US"/>
        </w:rPr>
        <w:fldChar w:fldCharType="separate"/>
      </w:r>
      <w:r w:rsidR="00802717" w:rsidRPr="00802717">
        <w:rPr>
          <w:rFonts w:ascii="Garamond" w:hAnsi="Garamond" w:cs="Times New Roman"/>
          <w:sz w:val="22"/>
          <w:vertAlign w:val="superscript"/>
        </w:rPr>
        <w:t>6,9</w:t>
      </w:r>
      <w:r w:rsidR="00AD25D6">
        <w:rPr>
          <w:rFonts w:ascii="Garamond" w:hAnsi="Garamond"/>
          <w:sz w:val="22"/>
          <w:szCs w:val="22"/>
          <w:lang w:val="en-US"/>
        </w:rPr>
        <w:fldChar w:fldCharType="end"/>
      </w:r>
      <w:r w:rsidR="00AD25D6">
        <w:rPr>
          <w:rFonts w:ascii="Garamond" w:hAnsi="Garamond"/>
          <w:sz w:val="22"/>
          <w:szCs w:val="22"/>
          <w:lang w:val="en-US"/>
        </w:rPr>
        <w:t xml:space="preserve"> or unidimensional (weak </w:t>
      </w:r>
      <w:r w:rsidR="00124E7A">
        <w:rPr>
          <w:rFonts w:ascii="Garamond" w:hAnsi="Garamond"/>
          <w:sz w:val="22"/>
          <w:szCs w:val="22"/>
          <w:lang w:val="en-US"/>
        </w:rPr>
        <w:t>&gt;</w:t>
      </w:r>
      <w:r w:rsidR="00AD25D6">
        <w:rPr>
          <w:rFonts w:ascii="Garamond" w:hAnsi="Garamond"/>
          <w:sz w:val="22"/>
          <w:szCs w:val="22"/>
          <w:lang w:val="en-US"/>
        </w:rPr>
        <w:t xml:space="preserve"> intermediate </w:t>
      </w:r>
      <w:r w:rsidR="00124E7A">
        <w:rPr>
          <w:rFonts w:ascii="Garamond" w:hAnsi="Garamond"/>
          <w:sz w:val="22"/>
          <w:szCs w:val="22"/>
          <w:lang w:val="en-US"/>
        </w:rPr>
        <w:t>&gt;&gt;</w:t>
      </w:r>
      <w:r w:rsidR="00AD25D6">
        <w:rPr>
          <w:rFonts w:ascii="Garamond" w:hAnsi="Garamond"/>
          <w:sz w:val="22"/>
          <w:szCs w:val="22"/>
          <w:lang w:val="en-US"/>
        </w:rPr>
        <w:t xml:space="preserve"> advanced vocal learners)</w:t>
      </w:r>
      <w:r w:rsidR="00AD25D6">
        <w:rPr>
          <w:rFonts w:ascii="Garamond" w:hAnsi="Garamond"/>
          <w:sz w:val="22"/>
          <w:szCs w:val="22"/>
        </w:rPr>
        <w:fldChar w:fldCharType="begin"/>
      </w:r>
      <w:r w:rsidR="0034272E">
        <w:rPr>
          <w:rFonts w:ascii="Garamond" w:hAnsi="Garamond"/>
          <w:sz w:val="22"/>
          <w:szCs w:val="22"/>
        </w:rPr>
        <w:instrText xml:space="preserve"> ADDIN ZOTERO_ITEM CSL_CITATION {"citationID":"a205svs4g19","properties":{"unsorted":true,"formattedCitation":"\\super 32\\nosupersub{}","plainCitation":"32","noteIndex":0},"citationItems":[{"id":3466,"uris":["http://zotero.org/users/5804987/items/WX8TN24J"],"itemData":{"id":3466,"type":"article-journal","abstract":"Vocal learners such as humans and songbirds can learn to produce elaborate patterns of structurally organized vocalizations, whereas many other vertebrates such as nonhuman primates and most other bird groups either cannot or do so to a very limited degree. To explain the similarities among humans and vocal-learning birds and the differences with other species, various theories have been proposed. One set of theories are motor theories, which underscore the role of the motor system as an evolutionary substrate for vocal production learning. For instance, the motor theory of speech and song perception proposes enhanced auditory perceptual learning of speech in humans and song in birds, which suggests a considerable level of neurobiological specialization. Another, a motor theory of vocal learning origin, proposes that the brain pathways that control the learning and production of song and speech were derived from adjacent motor brain pathways. Another set of theories are cognitive theories, which address the interface between cognition and the auditory-vocal domains to support the learning of language and syntax in humans. Here we critically review the behavioral and neurobiological evidence for parallels and differences between the so-called vocal learners and vocal non-learners in the context of motor and cognitive theories. In doing so, we note that behaviorally vocal-production learning abilities are more distributed than categorical, as are the auditory-learning abilities of animals. We propose testable hypotheses on the extent of the specializations and cross-species correspondences suggested by motor and cognitive theories. Determining how spoken language evolved is likely to become clearer with concerted efforts in testing comparative data from many nonhuman animal species.","container-title":"Frontiers in Evolutionary Neuroscience","DOI":"10.3389/fnevo.2012.00012","language":"English","note":"PMID: 22912615","page":"12","title":"Birds, primates, and spoken language origins: behavioral phenotypes and neurobiological substrates","volume":"4","author":[{"family":"Petkov","given":"Christopher I"},{"family":"Jarvis","given":"Erich D"}],"issued":{"date-parts":[["2012"]]}}}],"schema":"https://github.com/citation-style-language/schema/raw/master/csl-citation.json"} </w:instrText>
      </w:r>
      <w:r w:rsidR="00AD25D6">
        <w:rPr>
          <w:rFonts w:ascii="Garamond" w:hAnsi="Garamond"/>
          <w:sz w:val="22"/>
          <w:szCs w:val="22"/>
        </w:rPr>
        <w:fldChar w:fldCharType="separate"/>
      </w:r>
      <w:r w:rsidR="0034272E" w:rsidRPr="0034272E">
        <w:rPr>
          <w:rFonts w:ascii="Garamond" w:hAnsi="Garamond" w:cs="Times New Roman"/>
          <w:sz w:val="22"/>
          <w:vertAlign w:val="superscript"/>
        </w:rPr>
        <w:t>32</w:t>
      </w:r>
      <w:r w:rsidR="00AD25D6">
        <w:rPr>
          <w:rFonts w:ascii="Garamond" w:hAnsi="Garamond"/>
          <w:sz w:val="22"/>
          <w:szCs w:val="22"/>
        </w:rPr>
        <w:fldChar w:fldCharType="end"/>
      </w:r>
      <w:r w:rsidR="00AD25D6">
        <w:rPr>
          <w:rFonts w:ascii="Garamond" w:hAnsi="Garamond"/>
          <w:sz w:val="22"/>
          <w:szCs w:val="22"/>
          <w:lang w:val="en-US"/>
        </w:rPr>
        <w:t xml:space="preserve"> classifications </w:t>
      </w:r>
      <w:r w:rsidR="008569E1">
        <w:rPr>
          <w:rFonts w:ascii="Garamond" w:hAnsi="Garamond"/>
          <w:sz w:val="22"/>
          <w:szCs w:val="22"/>
          <w:lang w:val="en-US"/>
        </w:rPr>
        <w:t>of vocal learning</w:t>
      </w:r>
      <w:r w:rsidR="00D91AE7">
        <w:rPr>
          <w:rFonts w:ascii="Garamond" w:hAnsi="Garamond"/>
          <w:sz w:val="22"/>
          <w:szCs w:val="22"/>
          <w:lang w:val="en-US"/>
        </w:rPr>
        <w:t xml:space="preserve">, as </w:t>
      </w:r>
      <w:r w:rsidR="009C74E2">
        <w:rPr>
          <w:rFonts w:ascii="Garamond" w:hAnsi="Garamond"/>
          <w:sz w:val="22"/>
          <w:szCs w:val="22"/>
          <w:lang w:val="en-US"/>
        </w:rPr>
        <w:t>used</w:t>
      </w:r>
      <w:r w:rsidR="00E15484">
        <w:rPr>
          <w:rFonts w:ascii="Garamond" w:hAnsi="Garamond"/>
          <w:sz w:val="22"/>
          <w:szCs w:val="22"/>
          <w:lang w:val="en-US"/>
        </w:rPr>
        <w:t xml:space="preserve"> to date</w:t>
      </w:r>
      <w:r w:rsidR="005B04C9">
        <w:rPr>
          <w:rFonts w:ascii="Garamond" w:hAnsi="Garamond"/>
          <w:sz w:val="22"/>
          <w:szCs w:val="22"/>
        </w:rPr>
        <w:fldChar w:fldCharType="begin"/>
      </w:r>
      <w:r w:rsidR="00802717">
        <w:rPr>
          <w:rFonts w:ascii="Garamond" w:hAnsi="Garamond"/>
          <w:sz w:val="22"/>
          <w:szCs w:val="22"/>
        </w:rPr>
        <w:instrText xml:space="preserve"> ADDIN ZOTERO_ITEM CSL_CITATION {"citationID":"a213dc3j77p","properties":{"unsorted":true,"formattedCitation":"\\super 6,10,11\\nosupersub{}","plainCitation":"6,10,11","noteIndex":0},"citationItems":[{"id":457,"uris":["http://zotero.org/users/5804987/items/NNUPH2RM"],"itemData":{"id":457,"type":"article-journal","abstract":"The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schema":"https://github.com/citation-style-language/schema/raw/master/csl-citation.json"} </w:instrText>
      </w:r>
      <w:r w:rsidR="005B04C9">
        <w:rPr>
          <w:rFonts w:ascii="Garamond" w:hAnsi="Garamond"/>
          <w:sz w:val="22"/>
          <w:szCs w:val="22"/>
        </w:rPr>
        <w:fldChar w:fldCharType="separate"/>
      </w:r>
      <w:r w:rsidR="00802717" w:rsidRPr="00802717">
        <w:rPr>
          <w:rFonts w:ascii="Garamond" w:hAnsi="Garamond" w:cs="Times New Roman"/>
          <w:sz w:val="22"/>
          <w:vertAlign w:val="superscript"/>
        </w:rPr>
        <w:t>6,10,11</w:t>
      </w:r>
      <w:r w:rsidR="005B04C9">
        <w:rPr>
          <w:rFonts w:ascii="Garamond" w:hAnsi="Garamond"/>
          <w:sz w:val="22"/>
          <w:szCs w:val="22"/>
        </w:rPr>
        <w:fldChar w:fldCharType="end"/>
      </w:r>
      <w:r w:rsidR="00D91AE7">
        <w:rPr>
          <w:rFonts w:ascii="Garamond" w:hAnsi="Garamond"/>
          <w:sz w:val="22"/>
          <w:szCs w:val="22"/>
          <w:lang w:val="en-US"/>
        </w:rPr>
        <w:t>,</w:t>
      </w:r>
      <w:r w:rsidR="008569E1">
        <w:rPr>
          <w:rFonts w:ascii="Garamond" w:hAnsi="Garamond"/>
          <w:sz w:val="22"/>
          <w:szCs w:val="22"/>
          <w:lang w:val="en-US"/>
        </w:rPr>
        <w:t xml:space="preserve"> </w:t>
      </w:r>
      <w:r w:rsidR="00803357">
        <w:rPr>
          <w:rFonts w:ascii="Garamond" w:hAnsi="Garamond"/>
          <w:sz w:val="22"/>
          <w:szCs w:val="22"/>
          <w:lang w:val="en-US"/>
        </w:rPr>
        <w:t xml:space="preserve">do not </w:t>
      </w:r>
      <w:r w:rsidR="00AD25D6">
        <w:rPr>
          <w:rFonts w:ascii="Garamond" w:hAnsi="Garamond"/>
          <w:sz w:val="22"/>
          <w:szCs w:val="22"/>
          <w:lang w:val="en-US"/>
        </w:rPr>
        <w:t xml:space="preserve">provide </w:t>
      </w:r>
      <w:r w:rsidR="00DC37E5">
        <w:rPr>
          <w:rFonts w:ascii="Garamond" w:hAnsi="Garamond"/>
          <w:sz w:val="22"/>
          <w:szCs w:val="22"/>
          <w:lang w:val="en-US"/>
        </w:rPr>
        <w:t>sufficient</w:t>
      </w:r>
      <w:r w:rsidR="00AD25D6">
        <w:rPr>
          <w:rFonts w:ascii="Garamond" w:hAnsi="Garamond"/>
          <w:sz w:val="22"/>
          <w:szCs w:val="22"/>
          <w:lang w:val="en-US"/>
        </w:rPr>
        <w:t xml:space="preserve"> detail for </w:t>
      </w:r>
      <w:r w:rsidR="00911964">
        <w:rPr>
          <w:rFonts w:ascii="Garamond" w:hAnsi="Garamond"/>
          <w:sz w:val="22"/>
          <w:szCs w:val="22"/>
          <w:lang w:val="en-US"/>
        </w:rPr>
        <w:t xml:space="preserve">objectively </w:t>
      </w:r>
      <w:r w:rsidR="00836298">
        <w:rPr>
          <w:rFonts w:ascii="Garamond" w:hAnsi="Garamond"/>
          <w:sz w:val="22"/>
          <w:szCs w:val="22"/>
          <w:lang w:val="en-US"/>
        </w:rPr>
        <w:t xml:space="preserve">and empirically </w:t>
      </w:r>
      <w:r w:rsidR="00797C18">
        <w:rPr>
          <w:rFonts w:ascii="Garamond" w:hAnsi="Garamond"/>
          <w:sz w:val="22"/>
          <w:szCs w:val="22"/>
          <w:lang w:val="en-US"/>
        </w:rPr>
        <w:t>capturing</w:t>
      </w:r>
      <w:r w:rsidR="00AD25D6">
        <w:rPr>
          <w:rFonts w:ascii="Garamond" w:hAnsi="Garamond"/>
          <w:sz w:val="22"/>
          <w:szCs w:val="22"/>
          <w:lang w:val="en-US"/>
        </w:rPr>
        <w:t xml:space="preserve"> </w:t>
      </w:r>
      <w:r w:rsidR="00A16223">
        <w:rPr>
          <w:rFonts w:ascii="Garamond" w:hAnsi="Garamond"/>
          <w:sz w:val="22"/>
          <w:szCs w:val="22"/>
          <w:lang w:val="en-US"/>
        </w:rPr>
        <w:t>how distinct brains came to control distinct bodies and sound sources</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{"citationID":"YZowcgmv","properties":{"formattedCitation":"\\super 27,28\\nosupersub{}","plainCitation":"27,28","noteIndex":0},"citationItems":[{"id":3515,"uris":["http://zotero.org/users/5804987/items/R4NY4Q5W"],"itemData":{"id":3515,"type":"article-journal","container-title":"PLOS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27,28</w:t>
      </w:r>
      <w:r w:rsidR="00AD25D6">
        <w:rPr>
          <w:rFonts w:ascii="Garamond" w:hAnsi="Garamond"/>
          <w:sz w:val="22"/>
          <w:szCs w:val="22"/>
          <w:lang w:val="en-US"/>
        </w:rPr>
        <w:fldChar w:fldCharType="end"/>
      </w:r>
      <w:r w:rsidR="00AD25D6">
        <w:rPr>
          <w:rFonts w:ascii="Garamond" w:hAnsi="Garamond"/>
          <w:sz w:val="22"/>
          <w:szCs w:val="22"/>
          <w:lang w:val="en-US"/>
        </w:rPr>
        <w:t xml:space="preserve">. </w:t>
      </w:r>
      <w:r w:rsidR="009E3905">
        <w:rPr>
          <w:rFonts w:ascii="Garamond" w:hAnsi="Garamond"/>
          <w:sz w:val="22"/>
          <w:szCs w:val="22"/>
          <w:lang w:val="en-US"/>
        </w:rPr>
        <w:t>V</w:t>
      </w:r>
      <w:r w:rsidR="00387394">
        <w:rPr>
          <w:rFonts w:ascii="Garamond" w:hAnsi="Garamond"/>
          <w:sz w:val="22"/>
          <w:szCs w:val="22"/>
          <w:lang w:val="en-US"/>
        </w:rPr>
        <w:t xml:space="preserve">ocal learning </w:t>
      </w:r>
      <w:r w:rsidR="00387394" w:rsidRPr="004201CC">
        <w:rPr>
          <w:rFonts w:ascii="Garamond" w:hAnsi="Garamond"/>
          <w:sz w:val="22"/>
          <w:szCs w:val="22"/>
          <w:lang w:val="en-US"/>
        </w:rPr>
        <w:t xml:space="preserve">as </w:t>
      </w:r>
      <w:r w:rsidR="004D5EE7" w:rsidRPr="004201CC">
        <w:rPr>
          <w:rFonts w:ascii="Garamond" w:hAnsi="Garamond"/>
          <w:sz w:val="22"/>
          <w:szCs w:val="22"/>
          <w:lang w:val="en-US"/>
        </w:rPr>
        <w:t xml:space="preserve">a </w:t>
      </w:r>
      <w:r w:rsidR="00AD25D6" w:rsidRPr="004201CC">
        <w:rPr>
          <w:rFonts w:ascii="Garamond" w:hAnsi="Garamond"/>
          <w:sz w:val="22"/>
          <w:szCs w:val="22"/>
          <w:lang w:val="en-US"/>
        </w:rPr>
        <w:t xml:space="preserve">qualitative </w:t>
      </w:r>
      <w:r w:rsidR="00706684" w:rsidRPr="004201CC">
        <w:rPr>
          <w:rFonts w:ascii="Garamond" w:hAnsi="Garamond"/>
          <w:sz w:val="22"/>
          <w:szCs w:val="22"/>
          <w:lang w:val="en-US"/>
        </w:rPr>
        <w:t>benchmark</w:t>
      </w:r>
      <w:r w:rsidR="00AD25D6" w:rsidRPr="004201CC">
        <w:rPr>
          <w:rFonts w:ascii="Garamond" w:hAnsi="Garamond"/>
          <w:sz w:val="22"/>
          <w:szCs w:val="22"/>
          <w:lang w:val="en-US"/>
        </w:rPr>
        <w:t xml:space="preserve"> </w:t>
      </w:r>
      <w:r w:rsidR="000771B9" w:rsidRPr="004201CC">
        <w:rPr>
          <w:rFonts w:ascii="Garamond" w:hAnsi="Garamond"/>
          <w:sz w:val="22"/>
          <w:szCs w:val="22"/>
          <w:lang w:val="en-US"/>
        </w:rPr>
        <w:t>of vocal capacities</w:t>
      </w:r>
      <w:r w:rsidR="00AD25D6" w:rsidRPr="004201CC">
        <w:rPr>
          <w:rFonts w:ascii="Garamond" w:hAnsi="Garamond"/>
          <w:sz w:val="22"/>
          <w:szCs w:val="22"/>
          <w:lang w:val="en-US"/>
        </w:rPr>
        <w:t xml:space="preserve"> </w:t>
      </w:r>
      <w:r w:rsidR="00C86C4A" w:rsidRPr="004201CC">
        <w:rPr>
          <w:rFonts w:ascii="Garamond" w:hAnsi="Garamond"/>
          <w:sz w:val="22"/>
          <w:szCs w:val="22"/>
          <w:lang w:val="en-US"/>
        </w:rPr>
        <w:t xml:space="preserve">across taxa </w:t>
      </w:r>
      <w:r w:rsidR="00AD25D6" w:rsidRPr="004201CC">
        <w:rPr>
          <w:rFonts w:ascii="Garamond" w:hAnsi="Garamond"/>
          <w:sz w:val="22"/>
          <w:szCs w:val="22"/>
          <w:lang w:val="en-US"/>
        </w:rPr>
        <w:t xml:space="preserve">is no longer tenable. A </w:t>
      </w:r>
      <w:r w:rsidR="00802B78" w:rsidRPr="004201CC">
        <w:rPr>
          <w:rFonts w:ascii="Garamond" w:hAnsi="Garamond"/>
          <w:sz w:val="22"/>
          <w:szCs w:val="22"/>
          <w:lang w:val="en-US"/>
        </w:rPr>
        <w:t xml:space="preserve">measurable </w:t>
      </w:r>
      <w:r w:rsidR="00AD25D6" w:rsidRPr="004201CC">
        <w:rPr>
          <w:rFonts w:ascii="Garamond" w:hAnsi="Garamond"/>
          <w:sz w:val="22"/>
          <w:szCs w:val="22"/>
          <w:lang w:val="en-US"/>
        </w:rPr>
        <w:t xml:space="preserve">and </w:t>
      </w:r>
      <w:r w:rsidR="00802B78" w:rsidRPr="004201CC">
        <w:rPr>
          <w:rFonts w:ascii="Garamond" w:hAnsi="Garamond"/>
          <w:sz w:val="22"/>
          <w:szCs w:val="22"/>
          <w:lang w:val="en-US"/>
        </w:rPr>
        <w:t>quantitative</w:t>
      </w:r>
      <w:r w:rsidR="00802B78">
        <w:rPr>
          <w:rFonts w:ascii="Garamond" w:hAnsi="Garamond"/>
          <w:sz w:val="22"/>
          <w:szCs w:val="22"/>
          <w:lang w:val="en-US"/>
        </w:rPr>
        <w:t xml:space="preserve"> </w:t>
      </w:r>
      <w:r w:rsidR="00AD25D6">
        <w:rPr>
          <w:rFonts w:ascii="Garamond" w:hAnsi="Garamond"/>
          <w:sz w:val="22"/>
          <w:szCs w:val="22"/>
          <w:lang w:val="en-US"/>
        </w:rPr>
        <w:t xml:space="preserve">approach is </w:t>
      </w:r>
      <w:r w:rsidR="00EF0E6A">
        <w:rPr>
          <w:rFonts w:ascii="Garamond" w:hAnsi="Garamond"/>
          <w:sz w:val="22"/>
          <w:szCs w:val="22"/>
          <w:lang w:val="en-US"/>
        </w:rPr>
        <w:t>warranted</w:t>
      </w:r>
      <w:r w:rsidR="00AD25D6">
        <w:rPr>
          <w:rFonts w:ascii="Garamond" w:hAnsi="Garamond"/>
          <w:sz w:val="22"/>
          <w:szCs w:val="22"/>
          <w:lang w:val="en-US"/>
        </w:rPr>
        <w:t xml:space="preserve"> to avoid </w:t>
      </w:r>
      <w:r w:rsidR="00624E39">
        <w:rPr>
          <w:rFonts w:ascii="Garamond" w:hAnsi="Garamond"/>
          <w:sz w:val="22"/>
          <w:szCs w:val="22"/>
          <w:lang w:val="en-US"/>
        </w:rPr>
        <w:t>skewed</w:t>
      </w:r>
      <w:r w:rsidR="00AD25D6">
        <w:rPr>
          <w:rFonts w:ascii="Garamond" w:hAnsi="Garamond"/>
          <w:sz w:val="22"/>
          <w:szCs w:val="22"/>
          <w:lang w:val="en-US"/>
        </w:rPr>
        <w:t xml:space="preserve"> comparisons of what species can </w:t>
      </w:r>
      <w:r w:rsidR="002D41CA">
        <w:rPr>
          <w:rFonts w:ascii="Garamond" w:hAnsi="Garamond"/>
          <w:sz w:val="22"/>
          <w:szCs w:val="22"/>
          <w:lang w:val="en-US"/>
        </w:rPr>
        <w:t>and</w:t>
      </w:r>
      <w:r w:rsidR="00AD25D6">
        <w:rPr>
          <w:rFonts w:ascii="Garamond" w:hAnsi="Garamond"/>
          <w:sz w:val="22"/>
          <w:szCs w:val="22"/>
          <w:lang w:val="en-US"/>
        </w:rPr>
        <w:t xml:space="preserve"> cannot do vocally</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{"citationID":"AUcMiOvY","properties":{"formattedCitation":"\\super 27,28\\nosupersub{}","plainCitation":"27,28","noteIndex":0},"citationItems":[{"id":3515,"uris":["http://zotero.org/users/5804987/items/R4NY4Q5W"],"itemData":{"id":3515,"type":"article-journal","container-title":"PLOS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27,28</w:t>
      </w:r>
      <w:r w:rsidR="00AD25D6">
        <w:rPr>
          <w:rFonts w:ascii="Garamond" w:hAnsi="Garamond"/>
          <w:sz w:val="22"/>
          <w:szCs w:val="22"/>
          <w:lang w:val="en-US"/>
        </w:rPr>
        <w:fldChar w:fldCharType="end"/>
      </w:r>
      <w:r w:rsidR="00592F37">
        <w:rPr>
          <w:rFonts w:ascii="Garamond" w:hAnsi="Garamond"/>
          <w:sz w:val="22"/>
          <w:szCs w:val="22"/>
          <w:lang w:val="en-US"/>
        </w:rPr>
        <w:t>, notably, within the Hominid family</w:t>
      </w:r>
      <w:r w:rsidR="00FD4948">
        <w:rPr>
          <w:rFonts w:ascii="Garamond" w:hAnsi="Garamond"/>
          <w:sz w:val="22"/>
          <w:szCs w:val="22"/>
          <w:lang w:val="en-US"/>
        </w:rPr>
        <w:t>.</w:t>
      </w:r>
      <w:r w:rsidR="00AD25D6">
        <w:rPr>
          <w:rFonts w:ascii="Garamond" w:hAnsi="Garamond"/>
          <w:sz w:val="22"/>
          <w:szCs w:val="22"/>
          <w:lang w:val="en-US"/>
        </w:rPr>
        <w:t xml:space="preserve"> </w:t>
      </w:r>
      <w:r w:rsidR="00CF3FA8">
        <w:rPr>
          <w:rFonts w:ascii="Garamond" w:hAnsi="Garamond"/>
          <w:sz w:val="22"/>
          <w:szCs w:val="22"/>
          <w:lang w:val="en-US"/>
        </w:rPr>
        <w:t xml:space="preserve"> </w:t>
      </w:r>
    </w:p>
    <w:p w14:paraId="424480ED" w14:textId="7CD0595D" w:rsidR="00A43238" w:rsidRDefault="00F3609D" w:rsidP="00A43238">
      <w:pPr>
        <w:ind w:firstLine="720"/>
        <w:jc w:val="both"/>
        <w:rPr>
          <w:rFonts w:ascii="Garamond" w:hAnsi="Garamond"/>
          <w:sz w:val="22"/>
          <w:szCs w:val="22"/>
        </w:rPr>
      </w:pPr>
      <w:r>
        <w:rPr>
          <w:rFonts w:ascii="Garamond" w:hAnsi="Garamond"/>
          <w:sz w:val="22"/>
          <w:szCs w:val="22"/>
        </w:rPr>
        <w:t>Among great apes</w:t>
      </w:r>
      <w:r w:rsidR="00694551">
        <w:rPr>
          <w:rFonts w:ascii="Garamond" w:hAnsi="Garamond"/>
          <w:sz w:val="22"/>
          <w:szCs w:val="22"/>
        </w:rPr>
        <w:t>, a</w:t>
      </w:r>
      <w:r w:rsidR="006D78F2">
        <w:rPr>
          <w:rFonts w:ascii="Garamond" w:hAnsi="Garamond"/>
          <w:sz w:val="22"/>
          <w:szCs w:val="22"/>
        </w:rPr>
        <w:t>bove and beyon</w:t>
      </w:r>
      <w:r w:rsidR="00063DD8">
        <w:rPr>
          <w:rFonts w:ascii="Garamond" w:hAnsi="Garamond"/>
          <w:sz w:val="22"/>
          <w:szCs w:val="22"/>
        </w:rPr>
        <w:t>d</w:t>
      </w:r>
      <w:r w:rsidR="007561C7">
        <w:rPr>
          <w:rFonts w:ascii="Garamond" w:hAnsi="Garamond"/>
          <w:sz w:val="22"/>
          <w:szCs w:val="22"/>
        </w:rPr>
        <w:t xml:space="preserve"> homology</w:t>
      </w:r>
      <w:r w:rsidR="003F72DE">
        <w:rPr>
          <w:rFonts w:ascii="Garamond" w:hAnsi="Garamond"/>
          <w:sz w:val="22"/>
          <w:szCs w:val="22"/>
        </w:rPr>
        <w:t xml:space="preserve"> with humans</w:t>
      </w:r>
      <w:r w:rsidR="0056355B">
        <w:rPr>
          <w:rFonts w:ascii="Garamond" w:hAnsi="Garamond"/>
          <w:sz w:val="22"/>
          <w:szCs w:val="22"/>
        </w:rPr>
        <w:t xml:space="preserve">, not all vocal behaviours provide equal </w:t>
      </w:r>
      <w:r w:rsidR="00982721">
        <w:rPr>
          <w:rFonts w:ascii="Garamond" w:hAnsi="Garamond"/>
          <w:sz w:val="22"/>
          <w:szCs w:val="22"/>
        </w:rPr>
        <w:t xml:space="preserve">comparative </w:t>
      </w:r>
      <w:r w:rsidR="00A16223">
        <w:rPr>
          <w:rFonts w:ascii="Garamond" w:hAnsi="Garamond"/>
          <w:sz w:val="22"/>
          <w:szCs w:val="22"/>
        </w:rPr>
        <w:t>soundness</w:t>
      </w:r>
      <w:r w:rsidR="00ED2589">
        <w:rPr>
          <w:rFonts w:ascii="Garamond" w:hAnsi="Garamond"/>
          <w:sz w:val="22"/>
          <w:szCs w:val="22"/>
        </w:rPr>
        <w:t xml:space="preserve"> </w:t>
      </w:r>
      <w:r w:rsidR="002B1E71">
        <w:rPr>
          <w:rFonts w:ascii="Garamond" w:hAnsi="Garamond"/>
          <w:sz w:val="22"/>
          <w:szCs w:val="22"/>
        </w:rPr>
        <w:t>or</w:t>
      </w:r>
      <w:r w:rsidR="00ED2589">
        <w:rPr>
          <w:rFonts w:ascii="Garamond" w:hAnsi="Garamond"/>
          <w:sz w:val="22"/>
          <w:szCs w:val="22"/>
        </w:rPr>
        <w:t xml:space="preserve"> </w:t>
      </w:r>
      <w:r w:rsidR="007008DA">
        <w:rPr>
          <w:rFonts w:ascii="Garamond" w:hAnsi="Garamond"/>
          <w:sz w:val="22"/>
          <w:szCs w:val="22"/>
        </w:rPr>
        <w:t xml:space="preserve">evolutionary </w:t>
      </w:r>
      <w:r w:rsidR="00EB62BA">
        <w:rPr>
          <w:rFonts w:ascii="Garamond" w:hAnsi="Garamond"/>
          <w:sz w:val="22"/>
          <w:szCs w:val="22"/>
        </w:rPr>
        <w:t>insight</w:t>
      </w:r>
      <w:r w:rsidR="00B603BB">
        <w:rPr>
          <w:rFonts w:ascii="Garamond" w:hAnsi="Garamond"/>
          <w:sz w:val="22"/>
          <w:szCs w:val="22"/>
        </w:rPr>
        <w:t>.</w:t>
      </w:r>
      <w:r w:rsidR="002871EB" w:rsidRPr="002871EB">
        <w:rPr>
          <w:rFonts w:ascii="Garamond" w:hAnsi="Garamond"/>
          <w:sz w:val="22"/>
          <w:szCs w:val="22"/>
        </w:rPr>
        <w:t xml:space="preserve"> </w:t>
      </w:r>
      <w:r w:rsidR="00CF7D0A">
        <w:rPr>
          <w:rFonts w:ascii="Garamond" w:hAnsi="Garamond"/>
          <w:sz w:val="22"/>
          <w:szCs w:val="22"/>
        </w:rPr>
        <w:t>For example,</w:t>
      </w:r>
      <w:r w:rsidR="00CF7D0A" w:rsidRPr="00CF7D0A">
        <w:rPr>
          <w:rFonts w:ascii="Garamond" w:hAnsi="Garamond"/>
          <w:sz w:val="22"/>
          <w:szCs w:val="22"/>
        </w:rPr>
        <w:t xml:space="preserve"> </w:t>
      </w:r>
      <w:r w:rsidR="00CF7D0A">
        <w:rPr>
          <w:rFonts w:ascii="Garamond" w:hAnsi="Garamond"/>
          <w:sz w:val="22"/>
          <w:szCs w:val="22"/>
        </w:rPr>
        <w:t>cries and screams are found in similar form and function</w:t>
      </w:r>
      <w:r w:rsidR="00CF7D0A" w:rsidRPr="0050760C">
        <w:rPr>
          <w:rFonts w:ascii="Garamond" w:hAnsi="Garamond"/>
          <w:sz w:val="22"/>
          <w:szCs w:val="22"/>
        </w:rPr>
        <w:t xml:space="preserve"> </w:t>
      </w:r>
      <w:r w:rsidR="00CF7D0A">
        <w:rPr>
          <w:rFonts w:ascii="Garamond" w:hAnsi="Garamond"/>
          <w:sz w:val="22"/>
          <w:szCs w:val="22"/>
        </w:rPr>
        <w:t xml:space="preserve">in </w:t>
      </w:r>
      <w:r w:rsidR="008017CA">
        <w:rPr>
          <w:rFonts w:ascii="Garamond" w:hAnsi="Garamond"/>
          <w:sz w:val="22"/>
          <w:szCs w:val="22"/>
        </w:rPr>
        <w:t xml:space="preserve">all </w:t>
      </w:r>
      <w:r w:rsidR="00CF7D0A">
        <w:rPr>
          <w:rFonts w:ascii="Garamond" w:hAnsi="Garamond"/>
          <w:sz w:val="22"/>
          <w:szCs w:val="22"/>
        </w:rPr>
        <w:t>primates</w:t>
      </w:r>
      <w:r w:rsidR="008017CA">
        <w:rPr>
          <w:rFonts w:ascii="Garamond" w:hAnsi="Garamond"/>
          <w:sz w:val="22"/>
          <w:szCs w:val="22"/>
        </w:rPr>
        <w:t>, including</w:t>
      </w:r>
      <w:r w:rsidR="005F6A68">
        <w:rPr>
          <w:rFonts w:ascii="Garamond" w:hAnsi="Garamond"/>
          <w:sz w:val="22"/>
          <w:szCs w:val="22"/>
        </w:rPr>
        <w:t xml:space="preserve"> humans</w:t>
      </w:r>
      <w:r w:rsidR="00CF7D0A">
        <w:rPr>
          <w:rFonts w:ascii="Garamond" w:hAnsi="Garamond"/>
          <w:sz w:val="22"/>
          <w:szCs w:val="22"/>
        </w:rPr>
        <w:fldChar w:fldCharType="begin"/>
      </w:r>
      <w:r w:rsidR="0034272E">
        <w:rPr>
          <w:rFonts w:ascii="Garamond" w:hAnsi="Garamond"/>
          <w:sz w:val="22"/>
          <w:szCs w:val="22"/>
        </w:rPr>
        <w:instrText xml:space="preserve"> ADDIN ZOTERO_ITEM CSL_CITATION {"citationID":"X2lX14lN","properties":{"formattedCitation":"\\super 33\\nosupersub{}","plainCitation":"33","noteIndex":0},"citationItems":[{"id":3360,"uris":["http://zotero.org/users/5804987/items/LARHJPSL"],"itemData":{"id":3360,"type":"article-journal","abstract":"Recent research on human nonverbal vocalizations has led to considerable progress in our understanding of vocal communication of emotion. However, in contrast to studies of animal vocalizations, this...","container-title":"Journal of Nonverbal Behavior","DOI":"10.1007/s10919-017-0267-y","ISSN":"0191-5886","issue":"06","language":"English","note":"PMID: 29497221","page":"1–28","title":"Human Non-linguistic Vocal Repertoire: Call Types and Their Meaning","volume":"37","author":[{"family":"Anikin","given":"Andrey"},{"family":"ath","given":"Rasmus"},{"family":"Persson","given":"Tomas"}],"issued":{"date-parts":[["2017"]]}}}],"schema":"https://github.com/citation-style-language/schema/raw/master/csl-citation.json"} </w:instrText>
      </w:r>
      <w:r w:rsidR="00CF7D0A">
        <w:rPr>
          <w:rFonts w:ascii="Garamond" w:hAnsi="Garamond"/>
          <w:sz w:val="22"/>
          <w:szCs w:val="22"/>
        </w:rPr>
        <w:fldChar w:fldCharType="separate"/>
      </w:r>
      <w:r w:rsidR="0034272E" w:rsidRPr="0034272E">
        <w:rPr>
          <w:rFonts w:ascii="Garamond" w:hAnsi="Garamond" w:cs="Times New Roman"/>
          <w:sz w:val="22"/>
          <w:vertAlign w:val="superscript"/>
        </w:rPr>
        <w:t>33</w:t>
      </w:r>
      <w:r w:rsidR="00CF7D0A">
        <w:rPr>
          <w:rFonts w:ascii="Garamond" w:hAnsi="Garamond"/>
          <w:sz w:val="22"/>
          <w:szCs w:val="22"/>
        </w:rPr>
        <w:fldChar w:fldCharType="end"/>
      </w:r>
      <w:r w:rsidR="00CF7D0A">
        <w:rPr>
          <w:rFonts w:ascii="Garamond" w:hAnsi="Garamond"/>
          <w:sz w:val="22"/>
          <w:szCs w:val="22"/>
        </w:rPr>
        <w:t>.</w:t>
      </w:r>
      <w:r w:rsidR="00CF7D0A" w:rsidRPr="00CF7D0A">
        <w:rPr>
          <w:rFonts w:ascii="Garamond" w:hAnsi="Garamond"/>
          <w:sz w:val="22"/>
          <w:szCs w:val="22"/>
        </w:rPr>
        <w:t xml:space="preserve"> </w:t>
      </w:r>
      <w:r w:rsidR="00631CC4">
        <w:rPr>
          <w:rFonts w:ascii="Garamond" w:hAnsi="Garamond"/>
          <w:sz w:val="22"/>
          <w:szCs w:val="22"/>
        </w:rPr>
        <w:t xml:space="preserve">Speech evolved without replacing these </w:t>
      </w:r>
      <w:r w:rsidR="00631CC4">
        <w:rPr>
          <w:rFonts w:ascii="Garamond" w:hAnsi="Garamond"/>
          <w:sz w:val="22"/>
          <w:szCs w:val="22"/>
        </w:rPr>
        <w:lastRenderedPageBreak/>
        <w:t>vocalizations</w:t>
      </w:r>
      <w:r w:rsidR="00FD2955">
        <w:rPr>
          <w:rFonts w:ascii="Garamond" w:hAnsi="Garamond"/>
          <w:sz w:val="22"/>
          <w:szCs w:val="22"/>
        </w:rPr>
        <w:t>.</w:t>
      </w:r>
      <w:r w:rsidR="00631CC4">
        <w:rPr>
          <w:rFonts w:ascii="Garamond" w:hAnsi="Garamond"/>
          <w:sz w:val="22"/>
          <w:szCs w:val="22"/>
        </w:rPr>
        <w:t xml:space="preserve"> </w:t>
      </w:r>
      <w:r w:rsidR="00A16223">
        <w:rPr>
          <w:rFonts w:ascii="Garamond" w:hAnsi="Garamond"/>
          <w:sz w:val="22"/>
          <w:szCs w:val="22"/>
        </w:rPr>
        <w:t>C</w:t>
      </w:r>
      <w:r w:rsidR="00845F2D">
        <w:rPr>
          <w:rFonts w:ascii="Garamond" w:hAnsi="Garamond"/>
          <w:sz w:val="22"/>
          <w:szCs w:val="22"/>
        </w:rPr>
        <w:t>ries and screams</w:t>
      </w:r>
      <w:r w:rsidR="00CF7D0A">
        <w:rPr>
          <w:rFonts w:ascii="Garamond" w:hAnsi="Garamond"/>
          <w:sz w:val="22"/>
          <w:szCs w:val="22"/>
        </w:rPr>
        <w:t xml:space="preserve"> </w:t>
      </w:r>
      <w:r w:rsidR="0064400D">
        <w:rPr>
          <w:rFonts w:ascii="Garamond" w:hAnsi="Garamond"/>
          <w:sz w:val="22"/>
          <w:szCs w:val="22"/>
        </w:rPr>
        <w:t>were</w:t>
      </w:r>
      <w:r w:rsidR="00FD2955">
        <w:rPr>
          <w:rFonts w:ascii="Garamond" w:hAnsi="Garamond"/>
          <w:sz w:val="22"/>
          <w:szCs w:val="22"/>
        </w:rPr>
        <w:t>, hence,</w:t>
      </w:r>
      <w:r w:rsidR="00CF7D0A">
        <w:rPr>
          <w:rFonts w:ascii="Garamond" w:hAnsi="Garamond"/>
          <w:sz w:val="22"/>
          <w:szCs w:val="22"/>
        </w:rPr>
        <w:t xml:space="preserve"> </w:t>
      </w:r>
      <w:r w:rsidR="005840F0" w:rsidRPr="005840F0">
        <w:rPr>
          <w:rFonts w:ascii="Garamond" w:hAnsi="Garamond"/>
          <w:sz w:val="22"/>
          <w:szCs w:val="22"/>
        </w:rPr>
        <w:t>improbable</w:t>
      </w:r>
      <w:r w:rsidR="00CF7D0A">
        <w:rPr>
          <w:rFonts w:ascii="Garamond" w:hAnsi="Garamond"/>
          <w:sz w:val="22"/>
          <w:szCs w:val="22"/>
        </w:rPr>
        <w:t xml:space="preserve"> target</w:t>
      </w:r>
      <w:r w:rsidR="00207C9B">
        <w:rPr>
          <w:rFonts w:ascii="Garamond" w:hAnsi="Garamond"/>
          <w:sz w:val="22"/>
          <w:szCs w:val="22"/>
        </w:rPr>
        <w:t>s of</w:t>
      </w:r>
      <w:r w:rsidR="00CF7D0A">
        <w:rPr>
          <w:rFonts w:ascii="Garamond" w:hAnsi="Garamond"/>
          <w:sz w:val="22"/>
          <w:szCs w:val="22"/>
        </w:rPr>
        <w:t xml:space="preserve"> the selective pressures </w:t>
      </w:r>
      <w:r w:rsidR="00D77695">
        <w:rPr>
          <w:rFonts w:ascii="Garamond" w:hAnsi="Garamond"/>
          <w:sz w:val="22"/>
          <w:szCs w:val="22"/>
        </w:rPr>
        <w:t>behind</w:t>
      </w:r>
      <w:r w:rsidR="00CF7D0A">
        <w:rPr>
          <w:rFonts w:ascii="Garamond" w:hAnsi="Garamond"/>
          <w:sz w:val="22"/>
          <w:szCs w:val="22"/>
        </w:rPr>
        <w:t xml:space="preserve"> </w:t>
      </w:r>
      <w:r w:rsidR="00A16223">
        <w:rPr>
          <w:rFonts w:ascii="Garamond" w:hAnsi="Garamond"/>
          <w:sz w:val="22"/>
          <w:szCs w:val="22"/>
        </w:rPr>
        <w:t xml:space="preserve">human vocal control and </w:t>
      </w:r>
      <w:r w:rsidR="00BF42DD">
        <w:rPr>
          <w:rFonts w:ascii="Garamond" w:hAnsi="Garamond"/>
          <w:sz w:val="22"/>
          <w:szCs w:val="22"/>
        </w:rPr>
        <w:t>speech</w:t>
      </w:r>
      <w:r w:rsidR="00CF7D0A">
        <w:rPr>
          <w:rFonts w:ascii="Garamond" w:hAnsi="Garamond"/>
          <w:sz w:val="22"/>
          <w:szCs w:val="22"/>
        </w:rPr>
        <w:t>.</w:t>
      </w:r>
      <w:r w:rsidR="00D4068B">
        <w:rPr>
          <w:rFonts w:ascii="Garamond" w:hAnsi="Garamond"/>
          <w:sz w:val="22"/>
          <w:szCs w:val="22"/>
        </w:rPr>
        <w:t xml:space="preserve"> </w:t>
      </w:r>
      <w:r w:rsidR="00AD3515">
        <w:rPr>
          <w:rFonts w:ascii="Garamond" w:hAnsi="Garamond"/>
          <w:sz w:val="22"/>
          <w:szCs w:val="22"/>
        </w:rPr>
        <w:t>D</w:t>
      </w:r>
      <w:r w:rsidR="00CB1688">
        <w:rPr>
          <w:rFonts w:ascii="Garamond" w:hAnsi="Garamond"/>
          <w:sz w:val="22"/>
          <w:szCs w:val="22"/>
        </w:rPr>
        <w:t>rawing a biologically valid</w:t>
      </w:r>
      <w:r w:rsidR="003B33C4">
        <w:rPr>
          <w:rFonts w:ascii="Garamond" w:hAnsi="Garamond"/>
          <w:sz w:val="22"/>
          <w:szCs w:val="22"/>
        </w:rPr>
        <w:t xml:space="preserve"> </w:t>
      </w:r>
      <w:r w:rsidR="00AD0A21">
        <w:rPr>
          <w:rFonts w:ascii="Garamond" w:hAnsi="Garamond"/>
          <w:sz w:val="22"/>
          <w:szCs w:val="22"/>
        </w:rPr>
        <w:t>h</w:t>
      </w:r>
      <w:r w:rsidR="00B21B9A">
        <w:rPr>
          <w:rFonts w:ascii="Garamond" w:hAnsi="Garamond"/>
          <w:sz w:val="22"/>
          <w:szCs w:val="22"/>
        </w:rPr>
        <w:t>uman</w:t>
      </w:r>
      <w:r w:rsidR="004333A6">
        <w:rPr>
          <w:rFonts w:ascii="Garamond" w:hAnsi="Garamond"/>
          <w:sz w:val="22"/>
          <w:szCs w:val="22"/>
        </w:rPr>
        <w:t>-ape</w:t>
      </w:r>
      <w:r w:rsidR="00B21B9A">
        <w:rPr>
          <w:rFonts w:ascii="Garamond" w:hAnsi="Garamond"/>
          <w:sz w:val="22"/>
          <w:szCs w:val="22"/>
        </w:rPr>
        <w:t xml:space="preserve"> comparison</w:t>
      </w:r>
      <w:r w:rsidR="003F72DE">
        <w:rPr>
          <w:rFonts w:ascii="Garamond" w:hAnsi="Garamond"/>
          <w:sz w:val="22"/>
          <w:szCs w:val="22"/>
        </w:rPr>
        <w:t xml:space="preserve"> </w:t>
      </w:r>
      <w:r w:rsidR="00156411">
        <w:rPr>
          <w:rFonts w:ascii="Garamond" w:hAnsi="Garamond"/>
          <w:sz w:val="22"/>
          <w:szCs w:val="22"/>
        </w:rPr>
        <w:t>require</w:t>
      </w:r>
      <w:r w:rsidR="009B475D">
        <w:rPr>
          <w:rFonts w:ascii="Garamond" w:hAnsi="Garamond"/>
          <w:sz w:val="22"/>
          <w:szCs w:val="22"/>
        </w:rPr>
        <w:t>s</w:t>
      </w:r>
      <w:r w:rsidR="00E6586B">
        <w:rPr>
          <w:rFonts w:ascii="Garamond" w:hAnsi="Garamond"/>
          <w:sz w:val="22"/>
          <w:szCs w:val="22"/>
        </w:rPr>
        <w:t xml:space="preserve">, </w:t>
      </w:r>
      <w:r w:rsidR="005840F0">
        <w:rPr>
          <w:rFonts w:ascii="Garamond" w:hAnsi="Garamond"/>
          <w:sz w:val="22"/>
          <w:szCs w:val="22"/>
        </w:rPr>
        <w:t>hence</w:t>
      </w:r>
      <w:r w:rsidR="00E6586B">
        <w:rPr>
          <w:rFonts w:ascii="Garamond" w:hAnsi="Garamond"/>
          <w:sz w:val="22"/>
          <w:szCs w:val="22"/>
        </w:rPr>
        <w:t>,</w:t>
      </w:r>
      <w:r w:rsidR="00156411">
        <w:rPr>
          <w:rFonts w:ascii="Garamond" w:hAnsi="Garamond"/>
          <w:sz w:val="22"/>
          <w:szCs w:val="22"/>
        </w:rPr>
        <w:t xml:space="preserve"> specific vocal behaviour</w:t>
      </w:r>
      <w:r w:rsidR="00354C50">
        <w:rPr>
          <w:rFonts w:ascii="Garamond" w:hAnsi="Garamond"/>
          <w:sz w:val="22"/>
          <w:szCs w:val="22"/>
        </w:rPr>
        <w:t>s</w:t>
      </w:r>
      <w:r w:rsidR="00380161">
        <w:rPr>
          <w:rFonts w:ascii="Garamond" w:hAnsi="Garamond"/>
          <w:sz w:val="22"/>
          <w:szCs w:val="22"/>
        </w:rPr>
        <w:t xml:space="preserve"> </w:t>
      </w:r>
      <w:r w:rsidR="00BF0A89">
        <w:rPr>
          <w:rFonts w:ascii="Garamond" w:hAnsi="Garamond"/>
          <w:sz w:val="22"/>
          <w:szCs w:val="22"/>
        </w:rPr>
        <w:t>to</w:t>
      </w:r>
      <w:r w:rsidR="00923568">
        <w:rPr>
          <w:rFonts w:ascii="Garamond" w:hAnsi="Garamond"/>
          <w:sz w:val="22"/>
          <w:szCs w:val="22"/>
        </w:rPr>
        <w:t xml:space="preserve"> avoid </w:t>
      </w:r>
      <w:r w:rsidR="008A596F" w:rsidRPr="008A596F">
        <w:rPr>
          <w:rFonts w:ascii="Garamond" w:hAnsi="Garamond"/>
          <w:sz w:val="22"/>
          <w:szCs w:val="22"/>
        </w:rPr>
        <w:t>comparing</w:t>
      </w:r>
      <w:r w:rsidR="00E01679">
        <w:rPr>
          <w:rFonts w:ascii="Garamond" w:hAnsi="Garamond"/>
          <w:sz w:val="22"/>
          <w:szCs w:val="22"/>
        </w:rPr>
        <w:t xml:space="preserve"> </w:t>
      </w:r>
      <w:r w:rsidR="00A2000D">
        <w:rPr>
          <w:rFonts w:ascii="Garamond" w:hAnsi="Garamond"/>
          <w:sz w:val="22"/>
          <w:szCs w:val="22"/>
        </w:rPr>
        <w:t xml:space="preserve">proverbial </w:t>
      </w:r>
      <w:r w:rsidR="00E01679">
        <w:rPr>
          <w:rFonts w:ascii="Garamond" w:hAnsi="Garamond"/>
          <w:sz w:val="22"/>
          <w:szCs w:val="22"/>
        </w:rPr>
        <w:t>apples</w:t>
      </w:r>
      <w:r w:rsidR="003919AB">
        <w:rPr>
          <w:rFonts w:ascii="Garamond" w:hAnsi="Garamond"/>
          <w:sz w:val="22"/>
          <w:szCs w:val="22"/>
        </w:rPr>
        <w:t xml:space="preserve"> </w:t>
      </w:r>
      <w:r w:rsidR="00E01679">
        <w:rPr>
          <w:rFonts w:ascii="Garamond" w:hAnsi="Garamond"/>
          <w:sz w:val="22"/>
          <w:szCs w:val="22"/>
        </w:rPr>
        <w:t>with</w:t>
      </w:r>
      <w:r w:rsidR="003919AB">
        <w:rPr>
          <w:rFonts w:ascii="Garamond" w:hAnsi="Garamond"/>
          <w:sz w:val="22"/>
          <w:szCs w:val="22"/>
        </w:rPr>
        <w:t xml:space="preserve"> </w:t>
      </w:r>
      <w:r w:rsidR="00E01679">
        <w:rPr>
          <w:rFonts w:ascii="Garamond" w:hAnsi="Garamond"/>
          <w:sz w:val="22"/>
          <w:szCs w:val="22"/>
        </w:rPr>
        <w:t>oranges</w:t>
      </w:r>
      <w:r w:rsidR="00B21B9A">
        <w:rPr>
          <w:rFonts w:ascii="Garamond" w:hAnsi="Garamond"/>
          <w:sz w:val="22"/>
          <w:szCs w:val="22"/>
        </w:rPr>
        <w:t xml:space="preserve">. </w:t>
      </w:r>
    </w:p>
    <w:p w14:paraId="7D526036" w14:textId="6D838E12" w:rsidR="009F05F7" w:rsidRDefault="00D2102C" w:rsidP="008D14BD">
      <w:pPr>
        <w:ind w:firstLine="720"/>
        <w:jc w:val="both"/>
        <w:rPr>
          <w:rFonts w:ascii="Garamond" w:hAnsi="Garamond"/>
          <w:sz w:val="22"/>
          <w:szCs w:val="22"/>
        </w:rPr>
      </w:pPr>
      <w:r>
        <w:rPr>
          <w:rFonts w:ascii="Garamond" w:hAnsi="Garamond"/>
          <w:sz w:val="22"/>
          <w:szCs w:val="22"/>
        </w:rPr>
        <w:t>Speech is universal</w:t>
      </w:r>
      <w:r w:rsidRPr="00876AA9">
        <w:rPr>
          <w:rFonts w:ascii="Garamond" w:hAnsi="Garamond"/>
          <w:sz w:val="22"/>
          <w:szCs w:val="22"/>
        </w:rPr>
        <w:t xml:space="preserve"> </w:t>
      </w:r>
      <w:r>
        <w:rPr>
          <w:rFonts w:ascii="Garamond" w:hAnsi="Garamond"/>
          <w:sz w:val="22"/>
          <w:szCs w:val="22"/>
        </w:rPr>
        <w:t xml:space="preserve">to the human species but </w:t>
      </w:r>
      <w:r w:rsidR="00077416" w:rsidRPr="008C1121">
        <w:rPr>
          <w:rFonts w:ascii="Garamond" w:hAnsi="Garamond"/>
          <w:i/>
          <w:iCs/>
          <w:sz w:val="22"/>
          <w:szCs w:val="22"/>
        </w:rPr>
        <w:t>no</w:t>
      </w:r>
      <w:r w:rsidR="00077416">
        <w:rPr>
          <w:rFonts w:ascii="Garamond" w:hAnsi="Garamond"/>
          <w:sz w:val="22"/>
          <w:szCs w:val="22"/>
        </w:rPr>
        <w:t xml:space="preserve"> speech sound </w:t>
      </w:r>
      <w:r>
        <w:rPr>
          <w:rFonts w:ascii="Garamond" w:hAnsi="Garamond"/>
          <w:sz w:val="22"/>
          <w:szCs w:val="22"/>
        </w:rPr>
        <w:t>is</w:t>
      </w:r>
      <w:r w:rsidR="00CB32CE">
        <w:rPr>
          <w:rFonts w:ascii="Garamond" w:hAnsi="Garamond"/>
          <w:sz w:val="22"/>
          <w:szCs w:val="22"/>
        </w:rPr>
        <w:t xml:space="preserve"> universal</w:t>
      </w:r>
      <w:r w:rsidR="002F407F">
        <w:rPr>
          <w:rFonts w:ascii="Garamond" w:hAnsi="Garamond"/>
          <w:sz w:val="22"/>
          <w:szCs w:val="22"/>
        </w:rPr>
        <w:t xml:space="preserve"> across the world’s languages</w:t>
      </w:r>
      <w:r w:rsidR="005E6A9B">
        <w:rPr>
          <w:rFonts w:ascii="Garamond" w:hAnsi="Garamond"/>
          <w:sz w:val="22"/>
          <w:szCs w:val="22"/>
        </w:rPr>
        <w:fldChar w:fldCharType="begin"/>
      </w:r>
      <w:r w:rsidR="0034272E">
        <w:rPr>
          <w:rFonts w:ascii="Garamond" w:hAnsi="Garamond"/>
          <w:sz w:val="22"/>
          <w:szCs w:val="22"/>
        </w:rPr>
        <w:instrText xml:space="preserve"> ADDIN ZOTERO_ITEM CSL_CITATION {"citationID":"a2dkf9gv9im","properties":{"formattedCitation":"\\super 34,35\\nosupersub{}","plainCitation":"34,35","noteIndex":0},"citationItems":[{"id":1635,"uris":["http://zotero.org/users/5804987/items/ZIJX9R3A"],"itemData":{"id":1635,"type":"book","ISBN":"978-0-631-19815-4","publisher":"John Wiley {&amp; Sons","title":"The Sounds of the World's Languages","author":[{"family":"Ladefoged","given":"P"},{"family":"Maddieson","given":"I"}],"issued":{"date-parts":[["1996"]]}}},{"id":3513,"uris":["http://zotero.org/users/5804987/items/D4QCVRMN"],"itemData":{"id":3513,"type":"book","event-place":"Jena","publisher":"Max Planck Institute for the Science of Human History","publisher-place":"Jena","title":"PHOIBLE 2.0","URL":"https://phoible.org/","author":[{"family":"Moran","given":"Steven"},{"family":"McCloy","given":"Daniel"}],"issued":{"date-parts":[["2019"]]}}}],"schema":"https://github.com/citation-style-language/schema/raw/master/csl-citation.json"} </w:instrText>
      </w:r>
      <w:r w:rsidR="005E6A9B">
        <w:rPr>
          <w:rFonts w:ascii="Garamond" w:hAnsi="Garamond"/>
          <w:sz w:val="22"/>
          <w:szCs w:val="22"/>
        </w:rPr>
        <w:fldChar w:fldCharType="separate"/>
      </w:r>
      <w:r w:rsidR="0034272E" w:rsidRPr="0034272E">
        <w:rPr>
          <w:rFonts w:ascii="Garamond" w:hAnsi="Garamond" w:cs="Times New Roman"/>
          <w:sz w:val="22"/>
          <w:vertAlign w:val="superscript"/>
        </w:rPr>
        <w:t>34,35</w:t>
      </w:r>
      <w:r w:rsidR="005E6A9B">
        <w:rPr>
          <w:rFonts w:ascii="Garamond" w:hAnsi="Garamond"/>
          <w:sz w:val="22"/>
          <w:szCs w:val="22"/>
        </w:rPr>
        <w:fldChar w:fldCharType="end"/>
      </w:r>
      <w:r w:rsidR="00383EC3">
        <w:rPr>
          <w:rFonts w:ascii="Garamond" w:hAnsi="Garamond"/>
          <w:sz w:val="22"/>
          <w:szCs w:val="22"/>
        </w:rPr>
        <w:t xml:space="preserve"> –</w:t>
      </w:r>
      <w:r w:rsidR="0081426D">
        <w:rPr>
          <w:rFonts w:ascii="Garamond" w:hAnsi="Garamond"/>
          <w:sz w:val="22"/>
          <w:szCs w:val="22"/>
        </w:rPr>
        <w:t xml:space="preserve"> </w:t>
      </w:r>
      <w:r w:rsidR="00383EC3">
        <w:rPr>
          <w:rFonts w:ascii="Garamond" w:hAnsi="Garamond"/>
          <w:sz w:val="22"/>
          <w:szCs w:val="22"/>
        </w:rPr>
        <w:t>s</w:t>
      </w:r>
      <w:r w:rsidR="00C81C93">
        <w:rPr>
          <w:rFonts w:ascii="Garamond" w:hAnsi="Garamond"/>
          <w:sz w:val="22"/>
          <w:szCs w:val="22"/>
        </w:rPr>
        <w:t>peech sounds</w:t>
      </w:r>
      <w:r w:rsidR="0081426D">
        <w:rPr>
          <w:rFonts w:ascii="Garamond" w:hAnsi="Garamond"/>
          <w:sz w:val="22"/>
          <w:szCs w:val="22"/>
        </w:rPr>
        <w:t xml:space="preserve"> are local- and individual-specific</w:t>
      </w:r>
      <w:r w:rsidR="0081426D">
        <w:rPr>
          <w:rFonts w:ascii="Garamond" w:hAnsi="Garamond"/>
          <w:sz w:val="22"/>
          <w:szCs w:val="22"/>
        </w:rPr>
        <w:fldChar w:fldCharType="begin"/>
      </w:r>
      <w:r w:rsidR="0034272E">
        <w:rPr>
          <w:rFonts w:ascii="Garamond" w:hAnsi="Garamond"/>
          <w:sz w:val="22"/>
          <w:szCs w:val="22"/>
        </w:rPr>
        <w:instrText xml:space="preserve"> ADDIN ZOTERO_ITEM CSL_CITATION {"citationID":"a2lpm6aet71","properties":{"formattedCitation":"\\super 36\\uc0\\u8211{}38\\nosupersub{}","plainCitation":"36–38","noteIndex":0},"citationItems":[{"id":4146,"uris":["http://zotero.org/users/5804987/items/3PTXSTBZ"],"itemData":{"id":4146,"type":"article-journal","container-title":"Child Development","DOI":"10.1111/cdev.13128","ISSN":"0009-3920, 1467-8624","issue":"3","journalAbbreviation":"Child Dev","language":"en","page":"985-992","source":"DOI.org (Crossref)","title":"Language Matters: Denying the Existence of the 30</w:instrText>
      </w:r>
      <w:r w:rsidR="0034272E">
        <w:rPr>
          <w:rFonts w:ascii="Cambria Math" w:hAnsi="Cambria Math" w:cs="Cambria Math"/>
          <w:sz w:val="22"/>
          <w:szCs w:val="22"/>
        </w:rPr>
        <w:instrText>‐</w:instrText>
      </w:r>
      <w:r w:rsidR="0034272E">
        <w:rPr>
          <w:rFonts w:ascii="Garamond" w:hAnsi="Garamond"/>
          <w:sz w:val="22"/>
          <w:szCs w:val="22"/>
        </w:rPr>
        <w:instrText>Million</w:instrText>
      </w:r>
      <w:r w:rsidR="0034272E">
        <w:rPr>
          <w:rFonts w:ascii="Cambria Math" w:hAnsi="Cambria Math" w:cs="Cambria Math"/>
          <w:sz w:val="22"/>
          <w:szCs w:val="22"/>
        </w:rPr>
        <w:instrText>‐</w:instrText>
      </w:r>
      <w:r w:rsidR="0034272E">
        <w:rPr>
          <w:rFonts w:ascii="Garamond" w:hAnsi="Garamond"/>
          <w:sz w:val="22"/>
          <w:szCs w:val="22"/>
        </w:rPr>
        <w:instrText>Word Gap Has Serious Consequences","title-short":"Language Matters","volume":"90","author":[{"family":"Golinkoff","given":"Roberta Michnick"},{"family":"Hoff","given":"Erika"},{"family":"Rowe","given":"Meredith L."},{"family":"Tamis</w:instrText>
      </w:r>
      <w:r w:rsidR="0034272E">
        <w:rPr>
          <w:rFonts w:ascii="Cambria Math" w:hAnsi="Cambria Math" w:cs="Cambria Math"/>
          <w:sz w:val="22"/>
          <w:szCs w:val="22"/>
        </w:rPr>
        <w:instrText>‐</w:instrText>
      </w:r>
      <w:r w:rsidR="0034272E">
        <w:rPr>
          <w:rFonts w:ascii="Garamond" w:hAnsi="Garamond"/>
          <w:sz w:val="22"/>
          <w:szCs w:val="22"/>
        </w:rPr>
        <w:instrText>LeMonda","given":"Catherine S."},{"family":"Hirsh</w:instrText>
      </w:r>
      <w:r w:rsidR="0034272E">
        <w:rPr>
          <w:rFonts w:ascii="Cambria Math" w:hAnsi="Cambria Math" w:cs="Cambria Math"/>
          <w:sz w:val="22"/>
          <w:szCs w:val="22"/>
        </w:rPr>
        <w:instrText>‐</w:instrText>
      </w:r>
      <w:r w:rsidR="0034272E">
        <w:rPr>
          <w:rFonts w:ascii="Garamond" w:hAnsi="Garamond"/>
          <w:sz w:val="22"/>
          <w:szCs w:val="22"/>
        </w:rPr>
        <w:instrText xml:space="preserve">Pasek","given":"Kathy"}],"issued":{"date-parts":[["2019",5]]}}},{"id":4144,"uris":["http://zotero.org/users/5804987/items/ZP6W833C"],"itemData":{"id":4144,"type":"chapter","container-title":"The Handbook of Child Language","event-place":"Oxford, UK","ISBN":"978-1-4051-6631-7","language":"en","note":"DOI: 10.1111/b.9780631203124.1996.00005.x","page":"95-151","publisher":"Blackwell Publishing Ltd","publisher-place":"Oxford, UK","source":"DOI.org (Crossref)","title":"Individual Differences and their Implications for Theories of Language Development","URL":"http://doi.wiley.com/10.1111/b.9780631203124.1996.00005.x","editor":[{"family":"Fletcher","given":"Paul"},{"family":"MacWhinney","given":"Brian"}],"author":[{"family":"Bates","given":"Elizabeth"},{"family":"Dale","given":"Philip S."},{"family":"Thal","given":"Donna"}],"accessed":{"date-parts":[["2022",6,17]]},"issued":{"date-parts":[["2019",1,24]]}}},{"id":621,"uris":["http://zotero.org/users/5804987/items/ETJ5RKMT"],"itemData":{"id":621,"type":"article-journal","abstract":"{\\textless}p{\\textgreater}Vocal imitation is a hallmark of human communication that underlies the capacity to learn to speak and sing. Even so, poor vocal imitation abilities are surprisingly common in the general population and even expert vocalists cannot match the precision of a musical instrument. Although humans have evolved a greater degree of control over the laryngeal muscles that govern voice production, this ability may be underdeveloped compared with control over the articulatory muscles, such as the tongue and lips, volitional control of which emerged earlier in primate evolution. Human participants imitated simple melodies by either singing (i.e. producing pitch with the larynx) or whistling (i.e. producing pitch with the lips and tongue). Sung notes were systematically biased towards each individual9s habitual pitch, which we hypothesize may act to conserve muscular effort. Furthermore, while participants who sung more precisely also whistled more precisely, sung imitations were less precise than whistled imitations. The laryngeal muscles that control voice production are under less precise control than the oral muscles that are involved in whistling. This imprecision may be due to the relatively recent evolution of volitional laryngeal-motor control in humans, which may be tuned just well enough for the coarse modulation of vocal-pitch in speech.{\\textless}/p{\\textgreater}","container-title":"Royal Society Open Science","DOI":"10.1098/rsos.171544","ISSN":"2054-5703","issue":"4","language":"English","note":"PMID: 29765635","page":"171544","title":"Poor neuro-motor tuning of the human larynx: a comparison of sung and whistled pitch imitation","volume":"5","author":[{"family":"Belyk","given":"Michel"},{"family":"Johnson","given":"Joseph F"},{"family":"Kotz","given":"Sonja A"}],"issued":{"date-parts":[["2018"]]}}}],"schema":"https://github.com/citation-style-language/schema/raw/master/csl-citation.json"} </w:instrText>
      </w:r>
      <w:r w:rsidR="0081426D">
        <w:rPr>
          <w:rFonts w:ascii="Garamond" w:hAnsi="Garamond"/>
          <w:sz w:val="22"/>
          <w:szCs w:val="22"/>
        </w:rPr>
        <w:fldChar w:fldCharType="separate"/>
      </w:r>
      <w:r w:rsidR="0034272E" w:rsidRPr="0034272E">
        <w:rPr>
          <w:rFonts w:ascii="Garamond" w:hAnsi="Garamond" w:cs="Times New Roman"/>
          <w:sz w:val="22"/>
          <w:vertAlign w:val="superscript"/>
        </w:rPr>
        <w:t>36–38</w:t>
      </w:r>
      <w:r w:rsidR="0081426D">
        <w:rPr>
          <w:rFonts w:ascii="Garamond" w:hAnsi="Garamond"/>
          <w:sz w:val="22"/>
          <w:szCs w:val="22"/>
        </w:rPr>
        <w:fldChar w:fldCharType="end"/>
      </w:r>
      <w:r w:rsidR="0081426D">
        <w:rPr>
          <w:rFonts w:ascii="Garamond" w:hAnsi="Garamond"/>
          <w:sz w:val="22"/>
          <w:szCs w:val="22"/>
        </w:rPr>
        <w:t>.</w:t>
      </w:r>
      <w:r w:rsidR="00CB32CE">
        <w:rPr>
          <w:rFonts w:ascii="Garamond" w:hAnsi="Garamond"/>
          <w:sz w:val="22"/>
          <w:szCs w:val="22"/>
        </w:rPr>
        <w:t xml:space="preserve"> </w:t>
      </w:r>
      <w:r w:rsidR="00985D79">
        <w:rPr>
          <w:rFonts w:ascii="Garamond" w:hAnsi="Garamond"/>
          <w:sz w:val="22"/>
          <w:szCs w:val="22"/>
        </w:rPr>
        <w:t>A</w:t>
      </w:r>
      <w:r w:rsidR="0084791A">
        <w:rPr>
          <w:rFonts w:ascii="Garamond" w:hAnsi="Garamond"/>
          <w:sz w:val="22"/>
          <w:szCs w:val="22"/>
        </w:rPr>
        <w:t>ccurate</w:t>
      </w:r>
      <w:r w:rsidR="00DE5897">
        <w:rPr>
          <w:rFonts w:ascii="Garamond" w:hAnsi="Garamond"/>
          <w:sz w:val="22"/>
          <w:szCs w:val="22"/>
        </w:rPr>
        <w:t xml:space="preserve"> </w:t>
      </w:r>
      <w:r w:rsidR="0084791A">
        <w:rPr>
          <w:rFonts w:ascii="Garamond" w:hAnsi="Garamond"/>
          <w:sz w:val="22"/>
          <w:szCs w:val="22"/>
        </w:rPr>
        <w:t xml:space="preserve">human-ape </w:t>
      </w:r>
      <w:r w:rsidR="00AB1185">
        <w:rPr>
          <w:rFonts w:ascii="Garamond" w:hAnsi="Garamond"/>
          <w:sz w:val="22"/>
          <w:szCs w:val="22"/>
        </w:rPr>
        <w:t>c</w:t>
      </w:r>
      <w:r>
        <w:rPr>
          <w:rFonts w:ascii="Garamond" w:hAnsi="Garamond"/>
          <w:sz w:val="22"/>
          <w:szCs w:val="22"/>
        </w:rPr>
        <w:t>omparison</w:t>
      </w:r>
      <w:r w:rsidR="00B9378A">
        <w:rPr>
          <w:rFonts w:ascii="Garamond" w:hAnsi="Garamond"/>
          <w:sz w:val="22"/>
          <w:szCs w:val="22"/>
        </w:rPr>
        <w:t xml:space="preserve"> </w:t>
      </w:r>
      <w:r w:rsidR="00B04943">
        <w:rPr>
          <w:rFonts w:ascii="Garamond" w:hAnsi="Garamond"/>
          <w:sz w:val="22"/>
          <w:szCs w:val="22"/>
        </w:rPr>
        <w:t>must</w:t>
      </w:r>
      <w:r w:rsidR="00537BC9">
        <w:rPr>
          <w:rFonts w:ascii="Garamond" w:hAnsi="Garamond"/>
          <w:sz w:val="22"/>
          <w:szCs w:val="22"/>
        </w:rPr>
        <w:t>, thus,</w:t>
      </w:r>
      <w:r w:rsidR="00B04943">
        <w:rPr>
          <w:rFonts w:ascii="Garamond" w:hAnsi="Garamond"/>
          <w:sz w:val="22"/>
          <w:szCs w:val="22"/>
        </w:rPr>
        <w:t xml:space="preserve"> be based on</w:t>
      </w:r>
      <w:r w:rsidR="00B9378A">
        <w:rPr>
          <w:rFonts w:ascii="Garamond" w:hAnsi="Garamond"/>
          <w:sz w:val="22"/>
          <w:szCs w:val="22"/>
        </w:rPr>
        <w:t xml:space="preserve"> </w:t>
      </w:r>
      <w:r>
        <w:rPr>
          <w:rFonts w:ascii="Garamond" w:hAnsi="Garamond"/>
          <w:sz w:val="22"/>
          <w:szCs w:val="22"/>
        </w:rPr>
        <w:t xml:space="preserve">“atypical” </w:t>
      </w:r>
      <w:r w:rsidR="00AB1185">
        <w:rPr>
          <w:rFonts w:ascii="Garamond" w:hAnsi="Garamond"/>
          <w:sz w:val="22"/>
          <w:szCs w:val="22"/>
        </w:rPr>
        <w:t xml:space="preserve">great ape </w:t>
      </w:r>
      <w:r>
        <w:rPr>
          <w:rFonts w:ascii="Garamond" w:hAnsi="Garamond"/>
          <w:sz w:val="22"/>
          <w:szCs w:val="22"/>
        </w:rPr>
        <w:t>calls</w:t>
      </w:r>
      <w:r w:rsidR="00985D79">
        <w:rPr>
          <w:rFonts w:ascii="Garamond" w:hAnsi="Garamond"/>
          <w:sz w:val="22"/>
          <w:szCs w:val="22"/>
        </w:rPr>
        <w:fldChar w:fldCharType="begin"/>
      </w:r>
      <w:r w:rsidR="0034272E">
        <w:rPr>
          <w:rFonts w:ascii="Garamond" w:hAnsi="Garamond"/>
          <w:sz w:val="22"/>
          <w:szCs w:val="22"/>
        </w:rPr>
        <w:instrText xml:space="preserve"> ADDIN ZOTERO_ITEM CSL_CITATION {"citationID":"a1ogp7388hi","properties":{"formattedCitation":"\\super 5,39\\uc0\\u8211{}42\\nosupersub{}","plainCitation":"5,39–42","noteIndex":0},"citationItems":[{"id":4170,"uris":["http://zotero.org/users/5804987/items/6PATTH5L"],"itemData":{"id":4170,"type":"article-journal","abstract":"As a critical aspect of language, vocal learning is extremely rare in animals, having only been described in a few distantly related species. New evidence, however, extends vocal learning/innovation to the primate order, with zoo-housed chimpanzees and orangutans producing novel vocal signals to attract the attention of familiar human caregivers. If the ability to produce novel vocalizations as a means of navigating evolutionarily novel circumstances spans the Hominidae family, then we can expect to find evidence for it in the family’s third genus,\n              Gorilla\n              . To explore this possibility, we conduct an experiment with eight gorillas from Zoo Atlanta to examine whether they use species-atypical vocalizations to get the attention of humans across three different conditions: just a human, just food, or a human holding food. Additionally, we survey gorilla keepers from other AZA-member zoos to compile a list of common attention-getting signals used by the gorillas in their care. Our experiment results indicated that Zoo Atlanta gorillas vocalized most often during the human-food condition, with the most frequently used vocal signal being a species-atypical sound somewhere between a sneeze and a cough (n = 28). This previously undescribed sound is acoustically different from other calls commonly produced during feeding (i.e., single grunts and food-associated calls). Our survey and analyses of recordings from other zoos confirmed that this novel attention-getting sound is not unique to Zoo Atlanta, although further work should be done to better determine the extent and patterns of transmission and/or potential independent innovation of this sound across captive gorilla populations. These findings represent one of the few pieces of evidence of spontaneous novel vocal production in non-enculturated individuals of this species, supporting the inclusion of great apes as moderate vocal learners and perhaps demonstrating an evolutionary function to a flexible vocal repertoire.","container-title":"PLOS ONE","DOI":"10.1371/journal.pone.0271871","ISSN":"1932-6203","issue":"8","journalAbbreviation":"PLoS ONE","language":"en","page":"e0271871","source":"DOI.org (Crossref)","title":"A novel attention-getting vocalization in zoo-housed western gorillas","volume":"17","author":[{"family":"Salmi","given":"Roberta"},{"family":"Szczupider","given":"Monica"},{"family":"Carrigan","given":"Jodi"}],"editor":[{"family":"Perlman","given":"Marcus"}],"issued":{"date-parts":[["2022",8,10]]}}},{"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BJ"}],"issued":{"date-parts":[["2015"]]}}}],"schema":"https://github.com/citation-style-language/schema/raw/master/csl-citation.json"} </w:instrText>
      </w:r>
      <w:r w:rsidR="00985D79">
        <w:rPr>
          <w:rFonts w:ascii="Garamond" w:hAnsi="Garamond"/>
          <w:sz w:val="22"/>
          <w:szCs w:val="22"/>
        </w:rPr>
        <w:fldChar w:fldCharType="separate"/>
      </w:r>
      <w:r w:rsidR="0034272E" w:rsidRPr="0034272E">
        <w:rPr>
          <w:rFonts w:ascii="Garamond" w:hAnsi="Garamond" w:cs="Times New Roman"/>
          <w:sz w:val="22"/>
          <w:vertAlign w:val="superscript"/>
        </w:rPr>
        <w:t>5,39–42</w:t>
      </w:r>
      <w:r w:rsidR="00985D79">
        <w:rPr>
          <w:rFonts w:ascii="Garamond" w:hAnsi="Garamond"/>
          <w:sz w:val="22"/>
          <w:szCs w:val="22"/>
        </w:rPr>
        <w:fldChar w:fldCharType="end"/>
      </w:r>
      <w:r w:rsidR="00AC48F1">
        <w:rPr>
          <w:rFonts w:ascii="Garamond" w:hAnsi="Garamond"/>
          <w:sz w:val="22"/>
          <w:szCs w:val="22"/>
        </w:rPr>
        <w:t xml:space="preserve"> that </w:t>
      </w:r>
      <w:r w:rsidR="00985D79">
        <w:rPr>
          <w:rFonts w:ascii="Garamond" w:hAnsi="Garamond"/>
          <w:sz w:val="22"/>
          <w:szCs w:val="22"/>
        </w:rPr>
        <w:t>likewise</w:t>
      </w:r>
      <w:r>
        <w:rPr>
          <w:rFonts w:ascii="Garamond" w:hAnsi="Garamond"/>
          <w:sz w:val="22"/>
          <w:szCs w:val="22"/>
        </w:rPr>
        <w:t xml:space="preserve"> reflect</w:t>
      </w:r>
      <w:r w:rsidR="002E0D1B">
        <w:rPr>
          <w:rFonts w:ascii="Garamond" w:hAnsi="Garamond"/>
          <w:sz w:val="22"/>
          <w:szCs w:val="22"/>
        </w:rPr>
        <w:t xml:space="preserve"> </w:t>
      </w:r>
      <w:r w:rsidR="005B6C38">
        <w:rPr>
          <w:rFonts w:ascii="Garamond" w:hAnsi="Garamond"/>
          <w:sz w:val="22"/>
          <w:szCs w:val="22"/>
        </w:rPr>
        <w:t>local</w:t>
      </w:r>
      <w:r w:rsidR="00BF39A7">
        <w:rPr>
          <w:rFonts w:ascii="Garamond" w:hAnsi="Garamond"/>
          <w:sz w:val="22"/>
          <w:szCs w:val="22"/>
        </w:rPr>
        <w:t>-</w:t>
      </w:r>
      <w:r w:rsidR="005B6C38">
        <w:rPr>
          <w:rFonts w:ascii="Garamond" w:hAnsi="Garamond"/>
          <w:sz w:val="22"/>
          <w:szCs w:val="22"/>
        </w:rPr>
        <w:t xml:space="preserve"> and individual</w:t>
      </w:r>
      <w:r w:rsidR="00BF39A7">
        <w:rPr>
          <w:rFonts w:ascii="Garamond" w:hAnsi="Garamond"/>
          <w:sz w:val="22"/>
          <w:szCs w:val="22"/>
        </w:rPr>
        <w:t>-specific</w:t>
      </w:r>
      <w:r w:rsidR="005B6C38">
        <w:rPr>
          <w:rFonts w:ascii="Garamond" w:hAnsi="Garamond"/>
          <w:sz w:val="22"/>
          <w:szCs w:val="22"/>
        </w:rPr>
        <w:t xml:space="preserve"> </w:t>
      </w:r>
      <w:r>
        <w:rPr>
          <w:rFonts w:ascii="Garamond" w:hAnsi="Garamond"/>
          <w:sz w:val="22"/>
          <w:szCs w:val="22"/>
        </w:rPr>
        <w:t>histor</w:t>
      </w:r>
      <w:r w:rsidR="00E67B8C">
        <w:rPr>
          <w:rFonts w:ascii="Garamond" w:hAnsi="Garamond"/>
          <w:sz w:val="22"/>
          <w:szCs w:val="22"/>
        </w:rPr>
        <w:t>ies</w:t>
      </w:r>
      <w:r w:rsidR="005B6C38">
        <w:rPr>
          <w:rFonts w:ascii="Garamond" w:hAnsi="Garamond"/>
          <w:sz w:val="22"/>
          <w:szCs w:val="22"/>
        </w:rPr>
        <w:t xml:space="preserve"> and</w:t>
      </w:r>
      <w:r>
        <w:rPr>
          <w:rFonts w:ascii="Garamond" w:hAnsi="Garamond"/>
          <w:sz w:val="22"/>
          <w:szCs w:val="22"/>
        </w:rPr>
        <w:t xml:space="preserve"> social context</w:t>
      </w:r>
      <w:r>
        <w:rPr>
          <w:rFonts w:ascii="Garamond" w:hAnsi="Garamond"/>
          <w:sz w:val="22"/>
          <w:szCs w:val="22"/>
        </w:rPr>
        <w:fldChar w:fldCharType="begin"/>
      </w:r>
      <w:r w:rsidR="0034272E">
        <w:rPr>
          <w:rFonts w:ascii="Garamond" w:hAnsi="Garamond"/>
          <w:sz w:val="22"/>
          <w:szCs w:val="22"/>
        </w:rPr>
        <w:instrText xml:space="preserve"> ADDIN ZOTERO_ITEM CSL_CITATION {"citationID":"arghcblpge","properties":{"formattedCitation":"\\super 5,41\\uc0\\u8211{}50\\nosupersub{}","plainCitation":"5,41–50","noteIndex":0},"citationItems":[{"id":48,"uris":["http://zotero.org/users/5804987/items/KNJPHHT7"],"itemData":{"id":48,"type":"article-journal","abstract":"One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E"}],"issued":{"date-parts":[["2015"]]}}},{"id":2102,"uris":["http://zotero.org/users/5804987/items/P9EEHQTB"],"itemData":{"id":2102,"type":"article-journal","abstract":"There is little evidence of vocal learning in nonhuman primates despite the well-documented abilities found in avian species. We describe the vocal repertoire of five bonobos (Pan paniscus), four of which live in a seminatural environment. The fifth subject, Kanzi, has been reared with humans during the course of language training. The data indicated that the four bonobos living in a seminatural environment exhibit a variety of species-typical vocalizations. In addition to producing all the species-typical vocalization, Kanzi produced four structurally unique vocalizations that were not heard among the other subjects. These data suggest that Kanzi has learned vocalizations that are novel due to his unique rearing experience. Discussion is focused on the flexibility of vocal communication and vocal comprehension inPan paniscus.","container-title":"International Journal of Primatology","DOI":"10.1007/bf02547670","ISSN":"0164-0291","issue":"6","page":"559–583","title":"Vocal communication as a function of differential rearing experiences in Pan paniscus: A preliminary report","volume":"12","author":[{"family":"Hopkins","given":"William"},{"family":"E","given":"Savage-Rumbaugh"}],"issued":{"date-parts":[["1991"]]}}}],"schema":"https://github.com/citation-style-language/schema/raw/master/csl-citation.json"} </w:instrText>
      </w:r>
      <w:r>
        <w:rPr>
          <w:rFonts w:ascii="Garamond" w:hAnsi="Garamond"/>
          <w:sz w:val="22"/>
          <w:szCs w:val="22"/>
        </w:rPr>
        <w:fldChar w:fldCharType="separate"/>
      </w:r>
      <w:r w:rsidR="0034272E" w:rsidRPr="0034272E">
        <w:rPr>
          <w:rFonts w:ascii="Garamond" w:hAnsi="Garamond" w:cs="Times New Roman"/>
          <w:sz w:val="22"/>
          <w:vertAlign w:val="superscript"/>
        </w:rPr>
        <w:t>5,41–50</w:t>
      </w:r>
      <w:r>
        <w:rPr>
          <w:rFonts w:ascii="Garamond" w:hAnsi="Garamond"/>
          <w:sz w:val="22"/>
          <w:szCs w:val="22"/>
        </w:rPr>
        <w:fldChar w:fldCharType="end"/>
      </w:r>
      <w:r w:rsidR="00A72C07">
        <w:rPr>
          <w:rFonts w:ascii="Garamond" w:hAnsi="Garamond"/>
          <w:sz w:val="22"/>
          <w:szCs w:val="22"/>
        </w:rPr>
        <w:t xml:space="preserve">. </w:t>
      </w:r>
      <w:r w:rsidR="00092921">
        <w:rPr>
          <w:rFonts w:ascii="Garamond" w:hAnsi="Garamond"/>
          <w:sz w:val="22"/>
          <w:szCs w:val="22"/>
        </w:rPr>
        <w:t>Similarly to any</w:t>
      </w:r>
      <w:r w:rsidR="00DF5C93">
        <w:rPr>
          <w:rFonts w:ascii="Garamond" w:hAnsi="Garamond"/>
          <w:sz w:val="22"/>
          <w:szCs w:val="22"/>
        </w:rPr>
        <w:t xml:space="preserve"> </w:t>
      </w:r>
      <w:r w:rsidR="00DC2FC5">
        <w:rPr>
          <w:rFonts w:ascii="Garamond" w:hAnsi="Garamond"/>
          <w:sz w:val="22"/>
          <w:szCs w:val="22"/>
        </w:rPr>
        <w:t>speech sound</w:t>
      </w:r>
      <w:r w:rsidR="00931E96">
        <w:rPr>
          <w:rFonts w:ascii="Garamond" w:hAnsi="Garamond"/>
          <w:sz w:val="22"/>
          <w:szCs w:val="22"/>
        </w:rPr>
        <w:t>,</w:t>
      </w:r>
      <w:r w:rsidR="00FE752B">
        <w:rPr>
          <w:rFonts w:ascii="Garamond" w:hAnsi="Garamond"/>
          <w:sz w:val="22"/>
          <w:szCs w:val="22"/>
        </w:rPr>
        <w:t xml:space="preserve"> a</w:t>
      </w:r>
      <w:r w:rsidR="001E7E18">
        <w:rPr>
          <w:rFonts w:ascii="Garamond" w:hAnsi="Garamond"/>
          <w:sz w:val="22"/>
          <w:szCs w:val="22"/>
          <w:lang w:val="en-US"/>
        </w:rPr>
        <w:t xml:space="preserve">typical </w:t>
      </w:r>
      <w:r w:rsidR="00FE752B">
        <w:rPr>
          <w:rFonts w:ascii="Garamond" w:hAnsi="Garamond"/>
          <w:sz w:val="22"/>
          <w:szCs w:val="22"/>
          <w:lang w:val="en-US"/>
        </w:rPr>
        <w:t xml:space="preserve">great ape </w:t>
      </w:r>
      <w:r w:rsidR="001E7E18">
        <w:rPr>
          <w:rFonts w:ascii="Garamond" w:hAnsi="Garamond"/>
          <w:sz w:val="22"/>
          <w:szCs w:val="22"/>
        </w:rPr>
        <w:t>call</w:t>
      </w:r>
      <w:r w:rsidR="00FE752B">
        <w:rPr>
          <w:rFonts w:ascii="Garamond" w:hAnsi="Garamond"/>
          <w:sz w:val="22"/>
          <w:szCs w:val="22"/>
        </w:rPr>
        <w:t>s</w:t>
      </w:r>
      <w:r w:rsidR="001E7E18">
        <w:rPr>
          <w:rFonts w:ascii="Garamond" w:hAnsi="Garamond"/>
          <w:sz w:val="22"/>
          <w:szCs w:val="22"/>
        </w:rPr>
        <w:t xml:space="preserve"> exhibit </w:t>
      </w:r>
      <w:r w:rsidR="00FE752B">
        <w:rPr>
          <w:rFonts w:ascii="Garamond" w:hAnsi="Garamond"/>
          <w:sz w:val="22"/>
          <w:szCs w:val="22"/>
        </w:rPr>
        <w:t xml:space="preserve">geographic </w:t>
      </w:r>
      <w:r w:rsidR="009B0C4F">
        <w:rPr>
          <w:rFonts w:ascii="Garamond" w:hAnsi="Garamond"/>
          <w:sz w:val="22"/>
          <w:szCs w:val="22"/>
        </w:rPr>
        <w:t xml:space="preserve">patterns </w:t>
      </w:r>
      <w:r w:rsidR="001E7E18">
        <w:rPr>
          <w:rFonts w:ascii="Garamond" w:hAnsi="Garamond"/>
          <w:sz w:val="22"/>
          <w:szCs w:val="22"/>
        </w:rPr>
        <w:t>that are best explained by</w:t>
      </w:r>
      <w:r w:rsidR="00FE752B">
        <w:rPr>
          <w:rFonts w:ascii="Garamond" w:hAnsi="Garamond"/>
          <w:sz w:val="22"/>
          <w:szCs w:val="22"/>
        </w:rPr>
        <w:t xml:space="preserve"> local</w:t>
      </w:r>
      <w:r w:rsidR="001E7E18">
        <w:rPr>
          <w:rFonts w:ascii="Garamond" w:hAnsi="Garamond"/>
          <w:sz w:val="22"/>
          <w:szCs w:val="22"/>
        </w:rPr>
        <w:t xml:space="preserve"> </w:t>
      </w:r>
      <w:r w:rsidR="00F12DF5">
        <w:rPr>
          <w:rFonts w:ascii="Garamond" w:hAnsi="Garamond"/>
          <w:sz w:val="22"/>
          <w:szCs w:val="22"/>
        </w:rPr>
        <w:t xml:space="preserve">modification </w:t>
      </w:r>
      <w:r w:rsidR="00A11C73">
        <w:rPr>
          <w:rFonts w:ascii="Garamond" w:hAnsi="Garamond"/>
          <w:sz w:val="22"/>
          <w:szCs w:val="22"/>
        </w:rPr>
        <w:t>and</w:t>
      </w:r>
      <w:r w:rsidR="00F12DF5">
        <w:rPr>
          <w:rFonts w:ascii="Garamond" w:hAnsi="Garamond"/>
          <w:sz w:val="22"/>
          <w:szCs w:val="22"/>
        </w:rPr>
        <w:t xml:space="preserve"> </w:t>
      </w:r>
      <w:r w:rsidR="001E7E18">
        <w:rPr>
          <w:rFonts w:ascii="Garamond" w:hAnsi="Garamond"/>
          <w:sz w:val="22"/>
          <w:szCs w:val="22"/>
        </w:rPr>
        <w:t>innovation</w:t>
      </w:r>
      <w:r w:rsidR="00FE752B">
        <w:rPr>
          <w:rFonts w:ascii="Garamond" w:hAnsi="Garamond"/>
          <w:sz w:val="22"/>
          <w:szCs w:val="22"/>
        </w:rPr>
        <w:t xml:space="preserve"> followed by</w:t>
      </w:r>
      <w:r w:rsidR="001E7E18">
        <w:rPr>
          <w:rFonts w:ascii="Garamond" w:hAnsi="Garamond"/>
          <w:sz w:val="22"/>
          <w:szCs w:val="22"/>
        </w:rPr>
        <w:t xml:space="preserve"> social learning an</w:t>
      </w:r>
      <w:r w:rsidR="00FE752B">
        <w:rPr>
          <w:rFonts w:ascii="Garamond" w:hAnsi="Garamond"/>
          <w:sz w:val="22"/>
          <w:szCs w:val="22"/>
        </w:rPr>
        <w:t>d</w:t>
      </w:r>
      <w:r w:rsidR="001E7E18">
        <w:rPr>
          <w:rFonts w:ascii="Garamond" w:hAnsi="Garamond"/>
          <w:sz w:val="22"/>
          <w:szCs w:val="22"/>
        </w:rPr>
        <w:t xml:space="preserve"> cultural transmission</w:t>
      </w:r>
      <w:r w:rsidR="001E7E18">
        <w:rPr>
          <w:rFonts w:ascii="Garamond" w:hAnsi="Garamond"/>
          <w:sz w:val="22"/>
          <w:szCs w:val="22"/>
        </w:rPr>
        <w:fldChar w:fldCharType="begin"/>
      </w:r>
      <w:r w:rsidR="0034272E">
        <w:rPr>
          <w:rFonts w:ascii="Garamond" w:hAnsi="Garamond"/>
          <w:sz w:val="22"/>
          <w:szCs w:val="22"/>
        </w:rPr>
        <w:instrText xml:space="preserve"> ADDIN ZOTERO_ITEM CSL_CITATION {"citationID":"ap8rkv7efc","properties":{"formattedCitation":"\\super 5,41\\uc0\\u8211{}49\\nosupersub{}","plainCitation":"5,41–49","noteIndex":0},"citationItems":[{"id":4094,"uris":["http://zotero.org/users/5804987/items/WIIPWDF7"],"itemData":{"id":4094,"type":"article-journal","abstract":"In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gorilla.","volume":"18","author":[{"family":"Perlman","given":"Marcus"},{"family":"Clark","given":"Nathaniel"}],"issued":{"date-parts":[["2015"]]}},"label":"page"}],"schema":"https://github.com/citation-style-language/schema/raw/master/csl-citation.json"} </w:instrText>
      </w:r>
      <w:r w:rsidR="001E7E18">
        <w:rPr>
          <w:rFonts w:ascii="Garamond" w:hAnsi="Garamond"/>
          <w:sz w:val="22"/>
          <w:szCs w:val="22"/>
        </w:rPr>
        <w:fldChar w:fldCharType="separate"/>
      </w:r>
      <w:r w:rsidR="0034272E" w:rsidRPr="0034272E">
        <w:rPr>
          <w:rFonts w:ascii="Garamond" w:hAnsi="Garamond" w:cs="Times New Roman"/>
          <w:sz w:val="22"/>
          <w:vertAlign w:val="superscript"/>
        </w:rPr>
        <w:t>5,41–49</w:t>
      </w:r>
      <w:r w:rsidR="001E7E18">
        <w:rPr>
          <w:rFonts w:ascii="Garamond" w:hAnsi="Garamond"/>
          <w:sz w:val="22"/>
          <w:szCs w:val="22"/>
        </w:rPr>
        <w:fldChar w:fldCharType="end"/>
      </w:r>
      <w:r w:rsidR="00FE752B">
        <w:rPr>
          <w:rFonts w:ascii="Garamond" w:hAnsi="Garamond"/>
          <w:sz w:val="22"/>
          <w:szCs w:val="22"/>
        </w:rPr>
        <w:t>.</w:t>
      </w:r>
      <w:r w:rsidR="001A4EBE">
        <w:rPr>
          <w:rFonts w:ascii="Garamond" w:hAnsi="Garamond"/>
          <w:sz w:val="22"/>
          <w:szCs w:val="22"/>
        </w:rPr>
        <w:t xml:space="preserve"> </w:t>
      </w:r>
      <w:r w:rsidR="00A03C73">
        <w:rPr>
          <w:rFonts w:ascii="Garamond" w:hAnsi="Garamond"/>
          <w:sz w:val="22"/>
          <w:szCs w:val="22"/>
        </w:rPr>
        <w:t>They</w:t>
      </w:r>
      <w:r w:rsidR="00FE752B">
        <w:rPr>
          <w:rFonts w:ascii="Garamond" w:hAnsi="Garamond"/>
          <w:sz w:val="22"/>
          <w:szCs w:val="22"/>
        </w:rPr>
        <w:t xml:space="preserve"> </w:t>
      </w:r>
      <w:r w:rsidR="001A4EBE">
        <w:rPr>
          <w:rFonts w:ascii="Garamond" w:hAnsi="Garamond"/>
          <w:sz w:val="22"/>
          <w:szCs w:val="22"/>
        </w:rPr>
        <w:t>can take the form of voiceless consonant-like</w:t>
      </w:r>
      <w:r w:rsidR="001A4EBE">
        <w:rPr>
          <w:rFonts w:ascii="Garamond" w:hAnsi="Garamond"/>
          <w:sz w:val="22"/>
          <w:szCs w:val="22"/>
        </w:rPr>
        <w:fldChar w:fldCharType="begin"/>
      </w:r>
      <w:r w:rsidR="0034272E">
        <w:rPr>
          <w:rFonts w:ascii="Garamond" w:hAnsi="Garamond"/>
          <w:sz w:val="22"/>
          <w:szCs w:val="22"/>
        </w:rPr>
        <w:instrText xml:space="preserve"> ADDIN ZOTERO_ITEM CSL_CITATION {"citationID":"aobv3teajr","properties":{"formattedCitation":"\\super 5,40,42,44,45,47,48,51\\nosupersub{}","plainCitation":"5,40,42,44,45,47,48,51","noteIndex":0},"citationItems":[{"id":3388,"uris":["http://zotero.org/users/5804987/items/VEFYET5T"],"itemData":{"id":3388,"type":"article-journal","abstract":"Chimpanzees,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P"}],"issued":{"date-parts":[["2013"]]}},"label":"page"},{"id":66,"uris":["http://zotero.org/users/5804987/items/QWDP9ZEN"],"itemData":{"id":66,"type":"article-journal","abstract":"Abstract{&amp;nbsp;{&amp;nbsp;The capacity of nonhuman primates to actively modify the acoustic structure of existing sounds or vocalizations in their repertoire appears limited. Several studies have reported population or community differences in the acoustical structure of nonhuman primate long distance calls and have suggested vocal learning as a mechanism for explaining such variation. In addition, recent studies on great apes have indicated that there are repertoire differences between populations. Some populations have sounds in their repertoire that others have not. These differences have also been suggested to be the result of vocal learning. On yet another level great apes can, after extensive human training, also learn some species atypical vocalizations. Here we show a new aspect of great ape vocal learning by providing data that an orangutan has spontaneously (without any training) acquired a human whistle and can modulate the duration and number of whistles to copy a human model. This might indicate that the learning capacities of great apes in the auditory domain might be more flexible than hitherto assumed.","container-title":"Primates","DOI":"10.1007/s10329-008-0117-y","ISSN":"0032-8332","issue":"1","license":"All rights reserved","note":"PMID: 19052691","page":"56–64","title":"A case of spontaneous acquisition of a human sound by an orangutan","volume":"50","author":[{"family":"Wich","given":"Serge"},{"family":"Swartz","given":"Karyl"},{"family":"Hardus","given":"Madeleine"},{"family":"Lameira","given":"Adriano"},{"family":"Stromberg","given":"Erin"},{"family":"Shumaker","given":"Robert"}],"issued":{"date-parts":[["2009"]]}},"label":"page"}],"schema":"https://github.com/citation-style-language/schema/raw/master/csl-citation.json"} </w:instrText>
      </w:r>
      <w:r w:rsidR="001A4EBE">
        <w:rPr>
          <w:rFonts w:ascii="Garamond" w:hAnsi="Garamond"/>
          <w:sz w:val="22"/>
          <w:szCs w:val="22"/>
        </w:rPr>
        <w:fldChar w:fldCharType="separate"/>
      </w:r>
      <w:r w:rsidR="0034272E" w:rsidRPr="0034272E">
        <w:rPr>
          <w:rFonts w:ascii="Garamond" w:hAnsi="Garamond" w:cs="Times New Roman"/>
          <w:sz w:val="22"/>
          <w:vertAlign w:val="superscript"/>
        </w:rPr>
        <w:t>5,40,42,44,45,47,48,51</w:t>
      </w:r>
      <w:r w:rsidR="001A4EBE">
        <w:rPr>
          <w:rFonts w:ascii="Garamond" w:hAnsi="Garamond"/>
          <w:sz w:val="22"/>
          <w:szCs w:val="22"/>
        </w:rPr>
        <w:fldChar w:fldCharType="end"/>
      </w:r>
      <w:r w:rsidR="001A4EBE">
        <w:rPr>
          <w:rFonts w:ascii="Garamond" w:hAnsi="Garamond"/>
          <w:sz w:val="22"/>
          <w:szCs w:val="22"/>
        </w:rPr>
        <w:t xml:space="preserve"> and voiced vowel-like calls</w:t>
      </w:r>
      <w:r w:rsidR="001A4EBE">
        <w:rPr>
          <w:rFonts w:ascii="Garamond" w:hAnsi="Garamond"/>
          <w:sz w:val="22"/>
          <w:szCs w:val="22"/>
        </w:rPr>
        <w:fldChar w:fldCharType="begin"/>
      </w:r>
      <w:r w:rsidR="0034272E">
        <w:rPr>
          <w:rFonts w:ascii="Garamond" w:hAnsi="Garamond"/>
          <w:sz w:val="22"/>
          <w:szCs w:val="22"/>
        </w:rPr>
        <w:instrText xml:space="preserve"> ADDIN ZOTERO_ITEM CSL_CITATION {"citationID":"a2cmm6jnn8e","properties":{"formattedCitation":"\\super 40\\uc0\\u8211{}44,47,48\\nosupersub{}","plainCitation":"40–44,47,48","noteIndex":0},"citationItems":[{"id":3388,"uris":["http://zotero.org/users/5804987/items/VEFYET5T"],"itemData":{"id":3388,"type":"article-journal","abstract":"Chimpanzees,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P"}],"issued":{"date-parts":[["2013"]]}},"label":"page"}],"schema":"https://github.com/citation-style-language/schema/raw/master/csl-citation.json"} </w:instrText>
      </w:r>
      <w:r w:rsidR="001A4EBE">
        <w:rPr>
          <w:rFonts w:ascii="Garamond" w:hAnsi="Garamond"/>
          <w:sz w:val="22"/>
          <w:szCs w:val="22"/>
        </w:rPr>
        <w:fldChar w:fldCharType="separate"/>
      </w:r>
      <w:r w:rsidR="0034272E" w:rsidRPr="0034272E">
        <w:rPr>
          <w:rFonts w:ascii="Garamond" w:hAnsi="Garamond" w:cs="Times New Roman"/>
          <w:sz w:val="22"/>
          <w:vertAlign w:val="superscript"/>
        </w:rPr>
        <w:t>40–44,47,48</w:t>
      </w:r>
      <w:r w:rsidR="001A4EBE">
        <w:rPr>
          <w:rFonts w:ascii="Garamond" w:hAnsi="Garamond"/>
          <w:sz w:val="22"/>
          <w:szCs w:val="22"/>
        </w:rPr>
        <w:fldChar w:fldCharType="end"/>
      </w:r>
      <w:r w:rsidR="00E67B8C">
        <w:rPr>
          <w:rFonts w:ascii="Garamond" w:hAnsi="Garamond"/>
          <w:sz w:val="22"/>
          <w:szCs w:val="22"/>
        </w:rPr>
        <w:t xml:space="preserve"> that can be produced at speech-like rhythm </w:t>
      </w:r>
      <w:r w:rsidR="00FC27D4">
        <w:rPr>
          <w:rFonts w:ascii="Garamond" w:hAnsi="Garamond"/>
          <w:sz w:val="22"/>
          <w:szCs w:val="22"/>
        </w:rPr>
        <w:t xml:space="preserve">in </w:t>
      </w:r>
      <w:r w:rsidR="00DF1A99">
        <w:rPr>
          <w:rFonts w:ascii="Garamond" w:hAnsi="Garamond"/>
          <w:sz w:val="22"/>
          <w:szCs w:val="22"/>
        </w:rPr>
        <w:t>direct</w:t>
      </w:r>
      <w:r w:rsidR="00FC27D4">
        <w:rPr>
          <w:rFonts w:ascii="Garamond" w:hAnsi="Garamond"/>
          <w:sz w:val="22"/>
          <w:szCs w:val="22"/>
        </w:rPr>
        <w:t xml:space="preserve"> articulatory and acoustic homology with </w:t>
      </w:r>
      <w:r w:rsidR="00E67B8C">
        <w:rPr>
          <w:rFonts w:ascii="Garamond" w:hAnsi="Garamond"/>
          <w:sz w:val="22"/>
          <w:szCs w:val="22"/>
        </w:rPr>
        <w:t>humans</w:t>
      </w:r>
      <w:r w:rsidR="00FC27D4">
        <w:rPr>
          <w:rFonts w:ascii="Garamond" w:hAnsi="Garamond"/>
          <w:sz w:val="22"/>
          <w:szCs w:val="22"/>
        </w:rPr>
        <w:fldChar w:fldCharType="begin"/>
      </w:r>
      <w:r w:rsidR="0034272E">
        <w:rPr>
          <w:rFonts w:ascii="Garamond" w:hAnsi="Garamond"/>
          <w:sz w:val="22"/>
          <w:szCs w:val="22"/>
        </w:rPr>
        <w:instrText xml:space="preserve"> ADDIN ZOTERO_ITEM CSL_CITATION {"citationID":"a19g1o4kevg","properties":{"formattedCitation":"\\super 42,52\\nosupersub{}","plainCitation":"42,52","noteIndex":0},"citationItems":[{"id":63,"uris":["http://zotero.org/users/5804987/items/AZRP3TBI"],"itemData":{"id":63,"type":"article-journal","abstract":"The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BJ"}],"issued":{"date-parts":[["2015"]]}}},{"id":3528,"uris":["http://zotero.org/users/5804987/items/KL5W6ZDZ"],"itemData":{"id":3528,"type":"article-journal","abstract":"Speech is a human hallmark, but its evolutionary origins continue to defy scientific explanation. Recently, the open–close mouth rhythm of 2–7 Hz (cycles/second) characteristic of all spoken languages has been identified in the orofacial signals of several nonhuman primate genera, including orangutans, but evidence from any of the African apes remained missing. Evolutionary continuity for the emergence of speech is, thus, still inconclusive. To address this empirical gap, we investigated the rhythm of chimpanzee lip-smacks across four populations (two captive and two wild). We found that lip-smacks exhibit a speech-like rhythm at approximately 4 Hz, closing a gap in the evidence for the evolution of speech-rhythm within the primate order. We observed sizeable rhythmic variation within and between chimpanzee populations, with differences of over 2 Hz at each level. This variation did not result, however, in systematic group differences within our sample. To further explore the phylogenetic and evolutionary perspective on this variability, inter-individual and inter-population analyses will be necessary across primate species producing mouth signals at speech-like rhythm. Our findings support the hypothesis that speech recruited ancient primate rhythmic signals and suggest that multi-site studies may still reveal new windows of understanding about these signals' use and production along the evolutionary timeline of speech.","container-title":"Biology Letters","DOI":"10.1098/rsbl.2020.0232","ISSN":"1744-9561, 1744-957X","issue":"5","journalAbbreviation":"Biol. Lett.","language":"en","page":"20200232","source":"DOI.org (Crossref)","title":"Chimpanzee lip-smacks confirm primate continuity for speech-rhythm evolution","volume":"16","author":[{"family":"Pereira","given":"André S."},{"family":"Kavanagh","given":"Eithne"},{"family":"Hobaiter","given":"Catherine"},{"family":"Slocombe","given":"Katie E."},{"family":"Lameira","given":"Adriano R."}],"issued":{"date-parts":[["2020",5]]}},"label":"page"}],"schema":"https://github.com/citation-style-language/schema/raw/master/csl-citation.json"} </w:instrText>
      </w:r>
      <w:r w:rsidR="00FC27D4">
        <w:rPr>
          <w:rFonts w:ascii="Garamond" w:hAnsi="Garamond"/>
          <w:sz w:val="22"/>
          <w:szCs w:val="22"/>
        </w:rPr>
        <w:fldChar w:fldCharType="separate"/>
      </w:r>
      <w:r w:rsidR="0034272E" w:rsidRPr="0034272E">
        <w:rPr>
          <w:rFonts w:ascii="Garamond" w:hAnsi="Garamond" w:cs="Times New Roman"/>
          <w:sz w:val="22"/>
          <w:vertAlign w:val="superscript"/>
        </w:rPr>
        <w:t>42,52</w:t>
      </w:r>
      <w:r w:rsidR="00FC27D4">
        <w:rPr>
          <w:rFonts w:ascii="Garamond" w:hAnsi="Garamond"/>
          <w:sz w:val="22"/>
          <w:szCs w:val="22"/>
        </w:rPr>
        <w:fldChar w:fldCharType="end"/>
      </w:r>
      <w:r w:rsidR="00FC27D4">
        <w:rPr>
          <w:rFonts w:ascii="Garamond" w:hAnsi="Garamond"/>
          <w:sz w:val="22"/>
          <w:szCs w:val="22"/>
        </w:rPr>
        <w:t xml:space="preserve">. </w:t>
      </w:r>
      <w:r w:rsidR="00044052">
        <w:rPr>
          <w:rFonts w:ascii="Garamond" w:hAnsi="Garamond"/>
          <w:sz w:val="22"/>
          <w:szCs w:val="22"/>
        </w:rPr>
        <w:t>In the wild, t</w:t>
      </w:r>
      <w:r w:rsidR="00B27BA8">
        <w:rPr>
          <w:rFonts w:ascii="Garamond" w:hAnsi="Garamond"/>
          <w:sz w:val="22"/>
          <w:szCs w:val="22"/>
        </w:rPr>
        <w:t>hese</w:t>
      </w:r>
      <w:r w:rsidR="00FC27D4">
        <w:rPr>
          <w:rFonts w:ascii="Garamond" w:hAnsi="Garamond"/>
          <w:sz w:val="22"/>
          <w:szCs w:val="22"/>
        </w:rPr>
        <w:t xml:space="preserve"> combinations </w:t>
      </w:r>
      <w:r w:rsidR="00044052">
        <w:rPr>
          <w:rFonts w:ascii="Garamond" w:hAnsi="Garamond"/>
          <w:sz w:val="22"/>
          <w:szCs w:val="22"/>
        </w:rPr>
        <w:t>have been shown to be</w:t>
      </w:r>
      <w:r w:rsidR="000E0B1A">
        <w:rPr>
          <w:rFonts w:ascii="Garamond" w:hAnsi="Garamond"/>
          <w:sz w:val="22"/>
          <w:szCs w:val="22"/>
        </w:rPr>
        <w:t xml:space="preserve"> </w:t>
      </w:r>
      <w:r w:rsidR="00C600A6">
        <w:rPr>
          <w:rFonts w:ascii="Garamond" w:hAnsi="Garamond"/>
          <w:sz w:val="22"/>
          <w:szCs w:val="22"/>
        </w:rPr>
        <w:t>governed by advanced combinatorial rules</w:t>
      </w:r>
      <w:r w:rsidR="00DF7822">
        <w:rPr>
          <w:rFonts w:ascii="Garamond" w:hAnsi="Garamond"/>
          <w:sz w:val="22"/>
          <w:szCs w:val="22"/>
        </w:rPr>
        <w:fldChar w:fldCharType="begin"/>
      </w:r>
      <w:r w:rsidR="0034272E">
        <w:rPr>
          <w:rFonts w:ascii="Garamond" w:hAnsi="Garamond"/>
          <w:sz w:val="22"/>
          <w:szCs w:val="22"/>
        </w:rPr>
        <w:instrText xml:space="preserve"> ADDIN ZOTERO_ITEM CSL_CITATION {"citationID":"a1m5e2jv7q1","properties":{"formattedCitation":"\\super 53,54\\nosupersub{}","plainCitation":"53,54","noteIndex":0},"citationItems":[{"id":45,"uris":["http://zotero.org/users/5804987/items/S9KPY4C8"],"itemData":{"id":45,"type":"article-journal","abstract":"Monkey alarm calls have shown that in the primate clade, combinatorial rules in acoustic communication are not exclusive to humans. A recent hypothesis suggests that the number of different call combi","container-title":"Behavioral Ecology and Sociobiology","DOI":"10.1007/s00265-012-1471-8","ISSN":"0340-5443","issue":"3","language":"English","license":"All rights reserved","page":"519–528","title":"Predator guild does not influence orangutan alarm call rates and combinations","volume":"67","author":[{"family":"Lameira","given":"Adriano R"},{"family":"Vries","given":"Han","non-dropping-particle":"de"},{"family":"Hardus","given":"Madeleine E"},{"family":"Hall","given":"Cedric PA"},{"family":"Setia","given":"Tatang"},{"family":"Spruijt","given":"Berry M"},{"family":"Kershenbaum","given":"Arik"},{"family":"Sterck","given":"Elisabeth HM"},{"family":"Noordwijk","given":"Maria","non-dropping-particle":"van"},{"family":"Schaik","given":"Carel","non-dropping-particle":"van"},{"family":"Wich","given":"Serge A"}],"issued":{"date-parts":[["2013"]]}}},{"id":3685,"uris":["http://zotero.org/users/5804987/items/E8JGR573"],"itemData":{"id":3685,"type":"article-journal","abstract":"Many animals produce vocal sequences that appear complex. Most researchers assume that these sequences are well characterized as Markov chains (i.e. that the probability of a particular vocal element can be calculated from the history of only a finite number of preceding elements). However, this assumption has never been explicitly tested. Furthermore, it is unclear how language could evolve in a single step from a Markovian origin, as is frequently assumed, as no intermediate forms have been found between animal communication and human language. Here, we assess whether animal taxa produce vocal sequences that are better described by Markov chains, or by non-Markovian dynamics such as the 'renewal process' (RP), characterized by a strong tendency to repeat elements. We examined vocal sequences of seven taxa: Bengalese finches Lonchura striata domestica, Carolina chickadees Poecile carolinensis, free-tailed bats Tadarida brasiliensis, rock hyraxes Procavia capensis, pilot whales Globicephala macrorhynchus, killer whales Orcinus orca and orangutans Pongo spp. The vocal systems of most of these species are more consistent with a non-Markovian RP than with the Markovian models traditionally assumed. Our data suggest that non-Markovian vocal sequences may be more common than Markov sequences, which must be taken into account when evaluating alternative hypotheses for the evolution of signalling complexity, and perhaps human language origins.","container-title":"Proceedings. Biological sciences / The Royal Society","DOI":"10.1098/rspb.2014.1370","ISSN":"0962-8452","issue":"1792","language":"English","license":"All rights reserved","note":"PMCID: PMC4150325\nPMID: 25143037","page":"20141370","title":"Animal vocal sequences: not the Markov chains we thought they were.","volume":"281","author":[{"family":"Kershenbaum","given":"Arik"},{"family":"Bowles","given":"Ann E"},{"family":"Freeberg","given":"Todd M"},{"family":"Jin","given":"Dezhe Z"},{"family":"Lameira","given":"Adriano R"},{"family":"Bohn","given":"Kirsten"}],"issued":{"date-parts":[["2014"]]}}}],"schema":"https://github.com/citation-style-language/schema/raw/master/csl-citation.json"} </w:instrText>
      </w:r>
      <w:r w:rsidR="00DF7822">
        <w:rPr>
          <w:rFonts w:ascii="Garamond" w:hAnsi="Garamond"/>
          <w:sz w:val="22"/>
          <w:szCs w:val="22"/>
        </w:rPr>
        <w:fldChar w:fldCharType="separate"/>
      </w:r>
      <w:r w:rsidR="0034272E" w:rsidRPr="0034272E">
        <w:rPr>
          <w:rFonts w:ascii="Garamond" w:hAnsi="Garamond" w:cs="Times New Roman"/>
          <w:sz w:val="22"/>
          <w:vertAlign w:val="superscript"/>
        </w:rPr>
        <w:t>53,54</w:t>
      </w:r>
      <w:r w:rsidR="00DF7822">
        <w:rPr>
          <w:rFonts w:ascii="Garamond" w:hAnsi="Garamond"/>
          <w:sz w:val="22"/>
          <w:szCs w:val="22"/>
        </w:rPr>
        <w:fldChar w:fldCharType="end"/>
      </w:r>
      <w:r w:rsidR="00C600A6">
        <w:rPr>
          <w:rFonts w:ascii="Garamond" w:hAnsi="Garamond"/>
          <w:sz w:val="22"/>
          <w:szCs w:val="22"/>
        </w:rPr>
        <w:t xml:space="preserve"> and </w:t>
      </w:r>
      <w:r w:rsidR="000E0B1A">
        <w:rPr>
          <w:rFonts w:ascii="Garamond" w:hAnsi="Garamond"/>
          <w:sz w:val="22"/>
          <w:szCs w:val="22"/>
        </w:rPr>
        <w:t xml:space="preserve">used as canvas for </w:t>
      </w:r>
      <w:r w:rsidR="003541FE">
        <w:rPr>
          <w:rFonts w:ascii="Garamond" w:hAnsi="Garamond"/>
          <w:sz w:val="22"/>
          <w:szCs w:val="22"/>
        </w:rPr>
        <w:t>high-order</w:t>
      </w:r>
      <w:r w:rsidR="003541FE">
        <w:rPr>
          <w:rFonts w:ascii="Garamond" w:hAnsi="Garamond"/>
          <w:sz w:val="22"/>
          <w:szCs w:val="22"/>
        </w:rPr>
        <w:fldChar w:fldCharType="begin"/>
      </w:r>
      <w:r w:rsidR="0034272E">
        <w:rPr>
          <w:rFonts w:ascii="Garamond" w:hAnsi="Garamond"/>
          <w:sz w:val="22"/>
          <w:szCs w:val="22"/>
        </w:rPr>
        <w:instrText xml:space="preserve"> ADDIN ZOTERO_ITEM CSL_CITATION {"citationID":"a2912tcvlip","properties":{"formattedCitation":"\\super 55,56\\nosupersub{}","plainCitation":"55,56","noteIndex":0},"citationItems":[{"id":811,"uris":["http://zotero.org/users/5804987/items/2KNSCQMP"],"itemData":{"id":811,"type":"article-journal","abstract":"The ability to recognize other individuals' mental states their knowledge and beliefs, for example is a fundamental part of human cognition and may be unique to our species. Tests of a theory of mind in animals have yielded conflicting results [1 3]. Some nonhuman primates can read others' intentions and know what others see, but they may not understand that, in others, perception can lead to knowledge [1 3]. Using an alarm-call-based field experiment, we show that chimpanzees were more likely to alarm call in response to a snake in the presence of unaware group members than in the presence of aware group members, suggesting that they recognize knowledge and ignorance in others. We monitored the behavior of 33 individuals to a model viper placed on their projected travel path. Alarm calls were significantly more common if the caller was with group members who had either not seen the snake or had not been present when alarm calls were emitted. Other factors, such as own arousal, perceived risk, or risk to receivers, did not significantly explain the likelihood of calling, although they did affect the call rates. Our results suggest that chimpanzees monitor the information available to other chimpanzees and control vocal production to selectively inform them. º Chimpanzees understand others' perceptual states, but do they understand knowledge? º In a field experiment, subjects alarm called more with unaware than with aware others º Calling was poorly explained by likely confounds, such as arousal or perceived risk º We conclude that chimpanzees take receivers' state of knowledge into account","container-title":"Current Biology","ISSN":"0960-9822","issue":"2","page":"142–146","title":"Wild chimpanzees inform ignorant group members of danger","volume":"22","author":[{"family":"Crockford","given":"Catherine"},{"family":"Wittig","given":"Roman M"},{"family":"Mundry","given":"Roger"},{"family":"Zuberbuhler","given":"Klaus"}],"issued":{"date-parts":[["2012"]]}}},{"id":465,"uris":["http://zotero.org/users/5804987/items/PX9G9YHK"],"itemData":{"id":465,"type":"article-journal","abstract":"{\\textless}p{\\textgreater}Adjusting communication to take into account information available to one’s audience is routine in humans but is assumed absent in other animals, representing a recent development on the lineage leading to humans. This assumption may be premature. Recent studies show changes in primate alarm signaling to threats according to the receivers’ risk. However, a classic problem in these and other perspective-taking studies is discerning whether signalers understand the receivers’ mental states or simply are responding to their behavior. We designed experiments to exclude concurrent reading of the receivers’ behavior by simulating receivers using prerecorded calls of other group members. Specifically, we tested whether wild chimpanzees emitted differing signals in response to a snake model when simulated receivers previously emitted either snake-related calls (indicating knowledge) or acoustically similar non–snake-related calls (indicating ignorance). Signalers showed more vocal and nonvocal signaling and receiver-directed monitoring when simulated receivers had emitted non–snake-related calls. Results were not explained by signaler arousal nor by receiver identity. We conclude that chimpanzees are aware enough of another’s perspective to target information toward ignorant group members, suggesting that the integration of signaling and social cognition systems was already emerging in early hominoid lineages before the advent of more language-specific features, such as syntax.{\\textless}/p{\\textgreater}","container-title":"Science Advances","DOI":"10.1126/sciadv.1701742","ISSN":"2375-2548","issue":"3","language":"English","note":"PMID: 29152569","page":"e1701742","title":"Vocalizing in chimpanzees is influenced by social-cognitive processes","volume":"3","author":[{"family":"Crockford","given":"Catherine"},{"family":"Wittig","given":"Roman M"},{"family":"Zuberbuhler","given":"Klaus"}],"issued":{"date-parts":[["2017"]]}}}],"schema":"https://github.com/citation-style-language/schema/raw/master/csl-citation.json"} </w:instrText>
      </w:r>
      <w:r w:rsidR="003541FE">
        <w:rPr>
          <w:rFonts w:ascii="Garamond" w:hAnsi="Garamond"/>
          <w:sz w:val="22"/>
          <w:szCs w:val="22"/>
        </w:rPr>
        <w:fldChar w:fldCharType="separate"/>
      </w:r>
      <w:r w:rsidR="0034272E" w:rsidRPr="0034272E">
        <w:rPr>
          <w:rFonts w:ascii="Garamond" w:hAnsi="Garamond" w:cs="Times New Roman"/>
          <w:sz w:val="22"/>
          <w:vertAlign w:val="superscript"/>
        </w:rPr>
        <w:t>55,56</w:t>
      </w:r>
      <w:r w:rsidR="003541FE">
        <w:rPr>
          <w:rFonts w:ascii="Garamond" w:hAnsi="Garamond"/>
          <w:sz w:val="22"/>
          <w:szCs w:val="22"/>
        </w:rPr>
        <w:fldChar w:fldCharType="end"/>
      </w:r>
      <w:r w:rsidR="003541FE">
        <w:rPr>
          <w:rFonts w:ascii="Garamond" w:hAnsi="Garamond"/>
          <w:sz w:val="22"/>
          <w:szCs w:val="22"/>
        </w:rPr>
        <w:t xml:space="preserve"> and </w:t>
      </w:r>
      <w:r w:rsidR="000E0B1A">
        <w:rPr>
          <w:rFonts w:ascii="Garamond" w:hAnsi="Garamond"/>
          <w:sz w:val="22"/>
          <w:szCs w:val="22"/>
        </w:rPr>
        <w:t>language-like cognitive capacities, such as communication about past events</w:t>
      </w:r>
      <w:r w:rsidR="000E0B1A">
        <w:rPr>
          <w:rFonts w:ascii="Garamond" w:hAnsi="Garamond"/>
          <w:sz w:val="22"/>
          <w:szCs w:val="22"/>
        </w:rPr>
        <w:fldChar w:fldCharType="begin"/>
      </w:r>
      <w:r w:rsidR="0034272E">
        <w:rPr>
          <w:rFonts w:ascii="Garamond" w:hAnsi="Garamond"/>
          <w:sz w:val="22"/>
          <w:szCs w:val="22"/>
        </w:rPr>
        <w:instrText xml:space="preserve"> ADDIN ZOTERO_ITEM CSL_CITATION {"citationID":"a5d3uj15dp","properties":{"formattedCitation":"\\super 57\\nosupersub{}","plainCitation":"57","noteIndex":0},"citationItems":[{"id":3648,"uris":["http://zotero.org/users/5804987/items/BS2DFR9B"],"itemData":{"id":3648,"type":"article-journal","abstract":"One of the defining features of language is displaced reference—the capacity to transmit information about something that is not present or about a past or future event. It is very rare in nature and has not been shown in any nonhuman primate, confounding, as such, any understanding of its precursors and evolution in the human lineage. Here, we describe a vocal phenomenon in a wild great ape with unparalleled affinities with displaced reference. When exposed to predator models, Sumatran orangutan mothers temporarily suppressed alarm calls up to 20 min until the model was out of sight. Subjects delayed their vocal responses in function of perceived danger for themselves, but four major predictions for stress-based mechanisms were not met. Conversely, vocal delay was also a function of perceived danger for another—an infant—suggesting high-order cognition. Our findings suggest that displaced reference in language is likely to have originally piggybacked on akin behaviors in an ancestral hominid.","container-title":"Sci Adv","DOI":"10.1126/sciadv.aau3401","ISSN":"2375-2548","issue":"11","license":"All rights reserved","page":"eaau3401","title":"Time-space–displaced responses in the orangutan vocal system","volume":"4","author":[{"family":"Lameira","given":"Adriano R"},{"family":"Call","given":"Josep"}],"issued":{"date-parts":[["2018"]]}}}],"schema":"https://github.com/citation-style-language/schema/raw/master/csl-citation.json"} </w:instrText>
      </w:r>
      <w:r w:rsidR="000E0B1A">
        <w:rPr>
          <w:rFonts w:ascii="Garamond" w:hAnsi="Garamond"/>
          <w:sz w:val="22"/>
          <w:szCs w:val="22"/>
        </w:rPr>
        <w:fldChar w:fldCharType="separate"/>
      </w:r>
      <w:r w:rsidR="0034272E" w:rsidRPr="0034272E">
        <w:rPr>
          <w:rFonts w:ascii="Garamond" w:hAnsi="Garamond" w:cs="Times New Roman"/>
          <w:sz w:val="22"/>
          <w:vertAlign w:val="superscript"/>
        </w:rPr>
        <w:t>57</w:t>
      </w:r>
      <w:r w:rsidR="000E0B1A">
        <w:rPr>
          <w:rFonts w:ascii="Garamond" w:hAnsi="Garamond"/>
          <w:sz w:val="22"/>
          <w:szCs w:val="22"/>
        </w:rPr>
        <w:fldChar w:fldCharType="end"/>
      </w:r>
      <w:r w:rsidR="00AC3B13">
        <w:rPr>
          <w:rFonts w:ascii="Garamond" w:hAnsi="Garamond"/>
          <w:sz w:val="22"/>
          <w:szCs w:val="22"/>
        </w:rPr>
        <w:t xml:space="preserve"> and</w:t>
      </w:r>
      <w:r w:rsidR="009C4A81">
        <w:rPr>
          <w:rFonts w:ascii="Garamond" w:hAnsi="Garamond"/>
          <w:sz w:val="22"/>
          <w:szCs w:val="22"/>
        </w:rPr>
        <w:t xml:space="preserve"> </w:t>
      </w:r>
      <w:r w:rsidR="009F64FB">
        <w:rPr>
          <w:rFonts w:ascii="Garamond" w:hAnsi="Garamond"/>
          <w:sz w:val="22"/>
          <w:szCs w:val="22"/>
        </w:rPr>
        <w:t>deception</w:t>
      </w:r>
      <w:r w:rsidR="009E747C">
        <w:rPr>
          <w:rFonts w:ascii="Garamond" w:hAnsi="Garamond"/>
          <w:sz w:val="22"/>
          <w:szCs w:val="22"/>
        </w:rPr>
        <w:fldChar w:fldCharType="begin"/>
      </w:r>
      <w:r w:rsidR="0034272E">
        <w:rPr>
          <w:rFonts w:ascii="Garamond" w:hAnsi="Garamond"/>
          <w:sz w:val="22"/>
          <w:szCs w:val="22"/>
        </w:rPr>
        <w:instrText xml:space="preserve"> ADDIN ZOTERO_ITEM CSL_CITATION {"citationID":"a1thusuqej2","properties":{"formattedCitation":"\\super 58,59\\nosupersub{}","plainCitation":"58,59","noteIndex":0},"citationItems":[{"id":472,"uris":["http://zotero.org/users/5804987/items/IE2EXWQJ"],"itemData":{"id":472,"type":"article-journal","DOI":"10.1098/rspb.2009.1027","ISSN":"0962-8452","license":"All rights reserved","note":"PMID: 19656794","title":"Tool use in wild orang-utans modifies sound production: a functionally deceptive innovation?","author":[{"family":"Hardus","given":"Madeleine"},{"family":"Lameira","given":"Adriano"},{"family":"Schaik","given":"Carel"},{"family":"Wich","given":"Serge"},{"family":"Hardus","given":"Madeleine"},{"family":"Lameira","given":"Adriano"},{"family":"Schaik","given":"Carel"},{"family":"Wich","given":"Serge"}],"issued":{"date-parts":[["2009"]]}}},{"id":83,"uris":["http://zotero.org/users/5804987/items/AJ34WEGG"],"itemData":{"id":83,"type":"article-journal","abstract":"Arbitrariness is an elementary feature of human language, yet seldom an object of comparative inquiry. While arbitrary signals for the same function are relatively frequent between animal populations across taxa, the same signal with arbitrary functions is rare and it remains unknown whether, in parallel with human speech, it may involve call production in animals. To investigate this question, we examined a particular orangutan alarm call – the kiss-squeak – and two variants – hand and leaf kiss-squeaks. In Tuanan (Central Kalimantan, Indonesia), the acoustic frequency of unaided kiss-squeaks is negatively related to body size. The modified variants are correlated with perceived threat and are hypothesized to increase the perceived body size of the sender, as the use of a hand or leaves lowers the kiss-squeak’s acoustic frequency. We examined the use of these variants in the same context in another orangutan population of the same sub-species and with partially similar habitat at Cabang Panti (West Kalimantan, Indonesia). Identical analyses of data from this site provided similar results for unaided kiss-squeaks but dissimilar results for hand and leaf kiss-squeaks. Unaided kiss-squeaks at Cabang Panti were emitted as commonly and showed the same relationship to body size as in Tuanan. However, at Cabang Panti, hand kiss-squeaks were extremely rare, while leaf-use neither conveyed larger body size nor was related to perceived threat. These findings indicate functional discontinuity between the two sites and therefore imply functional arbitrariness of leaf kiss-squeaks. These results show for the first time the existence of animal signals involving call production with arbitrary function. Our findings are consistent with previous studies arguing that these orangutan call variants are socially learned and reconcile the role of gestures and calls within evolutionary theories based on common ancestry for speech and music.","container-title":"Plos One","DOI":"10.1371/journal.pone.0069749","issue":"7","language":"English","license":"All rights reserved","note":"PMID: 23861981","page":"e69749","title":"Population-specific use of the same tool-assisted alarm call between two wild orangutan populations (Pongo pygmaeus wurmbii) indicates functional arbitrariness","volume":"8","author":[{"family":"Lameira","given":"Adriano R"},{"family":"Hardus","given":"Madeleine"},{"family":"Nouwen","given":"KJJM"},{"family":"Topelberg","given":"E"},{"family":"Delgado","given":"Roberto A"},{"family":"Spruijt","given":"Berry M"},{"family":"Sterck","given":"EHM"},{"family":"Knott","given":"CD"},{"family":"Wich","given":"S"}],"issued":{"date-parts":[["2013"]]}}}],"schema":"https://github.com/citation-style-language/schema/raw/master/csl-citation.json"} </w:instrText>
      </w:r>
      <w:r w:rsidR="009E747C">
        <w:rPr>
          <w:rFonts w:ascii="Garamond" w:hAnsi="Garamond"/>
          <w:sz w:val="22"/>
          <w:szCs w:val="22"/>
        </w:rPr>
        <w:fldChar w:fldCharType="separate"/>
      </w:r>
      <w:r w:rsidR="0034272E" w:rsidRPr="0034272E">
        <w:rPr>
          <w:rFonts w:ascii="Garamond" w:hAnsi="Garamond" w:cs="Times New Roman"/>
          <w:sz w:val="22"/>
          <w:vertAlign w:val="superscript"/>
        </w:rPr>
        <w:t>58,59</w:t>
      </w:r>
      <w:r w:rsidR="009E747C">
        <w:rPr>
          <w:rFonts w:ascii="Garamond" w:hAnsi="Garamond"/>
          <w:sz w:val="22"/>
          <w:szCs w:val="22"/>
        </w:rPr>
        <w:fldChar w:fldCharType="end"/>
      </w:r>
      <w:r w:rsidR="008C1121">
        <w:rPr>
          <w:rFonts w:ascii="Garamond" w:hAnsi="Garamond"/>
          <w:sz w:val="22"/>
          <w:szCs w:val="22"/>
        </w:rPr>
        <w:t xml:space="preserve">. </w:t>
      </w:r>
      <w:r w:rsidR="004C6EAA">
        <w:rPr>
          <w:rFonts w:ascii="Garamond" w:hAnsi="Garamond"/>
          <w:sz w:val="22"/>
          <w:szCs w:val="22"/>
        </w:rPr>
        <w:t>Curiously</w:t>
      </w:r>
      <w:r w:rsidR="00AF4E1C">
        <w:rPr>
          <w:rFonts w:ascii="Garamond" w:hAnsi="Garamond"/>
          <w:sz w:val="22"/>
          <w:szCs w:val="22"/>
        </w:rPr>
        <w:t>,</w:t>
      </w:r>
      <w:r w:rsidR="001A4EBE">
        <w:rPr>
          <w:rFonts w:ascii="Garamond" w:hAnsi="Garamond"/>
          <w:sz w:val="22"/>
          <w:szCs w:val="22"/>
        </w:rPr>
        <w:t xml:space="preserve"> </w:t>
      </w:r>
      <w:r w:rsidR="00AF4E1C">
        <w:rPr>
          <w:rFonts w:ascii="Garamond" w:hAnsi="Garamond"/>
          <w:sz w:val="22"/>
          <w:szCs w:val="22"/>
        </w:rPr>
        <w:t>b</w:t>
      </w:r>
      <w:r>
        <w:rPr>
          <w:rFonts w:ascii="Garamond" w:hAnsi="Garamond"/>
          <w:sz w:val="22"/>
          <w:szCs w:val="22"/>
        </w:rPr>
        <w:t>ird</w:t>
      </w:r>
      <w:r w:rsidR="00414A0C">
        <w:rPr>
          <w:rFonts w:ascii="Garamond" w:hAnsi="Garamond"/>
          <w:sz w:val="22"/>
          <w:szCs w:val="22"/>
        </w:rPr>
        <w:t xml:space="preserve"> </w:t>
      </w:r>
      <w:r w:rsidR="00E82B90">
        <w:rPr>
          <w:rFonts w:ascii="Garamond" w:hAnsi="Garamond"/>
          <w:sz w:val="22"/>
          <w:szCs w:val="22"/>
        </w:rPr>
        <w:t xml:space="preserve">and </w:t>
      </w:r>
      <w:r w:rsidR="00535226">
        <w:rPr>
          <w:rFonts w:ascii="Garamond" w:hAnsi="Garamond"/>
          <w:sz w:val="22"/>
          <w:szCs w:val="22"/>
        </w:rPr>
        <w:t>whale song</w:t>
      </w:r>
      <w:r w:rsidR="00AE6AB2">
        <w:rPr>
          <w:rFonts w:ascii="Garamond" w:hAnsi="Garamond"/>
          <w:sz w:val="22"/>
          <w:szCs w:val="22"/>
        </w:rPr>
        <w:t>,</w:t>
      </w:r>
      <w:r>
        <w:rPr>
          <w:rFonts w:ascii="Garamond" w:hAnsi="Garamond"/>
          <w:sz w:val="22"/>
          <w:szCs w:val="22"/>
        </w:rPr>
        <w:t xml:space="preserve"> </w:t>
      </w:r>
      <w:r w:rsidR="008D6866">
        <w:rPr>
          <w:rFonts w:ascii="Garamond" w:hAnsi="Garamond"/>
          <w:sz w:val="22"/>
          <w:szCs w:val="22"/>
        </w:rPr>
        <w:t>frequently</w:t>
      </w:r>
      <w:r w:rsidR="00F0217B">
        <w:rPr>
          <w:rFonts w:ascii="Garamond" w:hAnsi="Garamond"/>
          <w:sz w:val="22"/>
          <w:szCs w:val="22"/>
        </w:rPr>
        <w:t xml:space="preserve"> </w:t>
      </w:r>
      <w:r w:rsidR="007D5FE3">
        <w:rPr>
          <w:rFonts w:ascii="Garamond" w:hAnsi="Garamond"/>
          <w:sz w:val="22"/>
          <w:szCs w:val="22"/>
        </w:rPr>
        <w:t xml:space="preserve">heralded as </w:t>
      </w:r>
      <w:r w:rsidR="007D5FE3" w:rsidRPr="00524183">
        <w:rPr>
          <w:rFonts w:ascii="Garamond" w:hAnsi="Garamond"/>
          <w:i/>
          <w:iCs/>
          <w:sz w:val="22"/>
          <w:szCs w:val="22"/>
        </w:rPr>
        <w:t>the</w:t>
      </w:r>
      <w:r w:rsidR="007D5FE3">
        <w:rPr>
          <w:rFonts w:ascii="Garamond" w:hAnsi="Garamond"/>
          <w:sz w:val="22"/>
          <w:szCs w:val="22"/>
        </w:rPr>
        <w:t xml:space="preserve"> best examples of vocal learning in nonhuman animals</w:t>
      </w:r>
      <w:r w:rsidR="0099296A">
        <w:rPr>
          <w:rFonts w:ascii="Garamond" w:hAnsi="Garamond"/>
          <w:sz w:val="22"/>
          <w:szCs w:val="22"/>
        </w:rPr>
        <w:fldChar w:fldCharType="begin"/>
      </w:r>
      <w:r w:rsidR="0034272E">
        <w:rPr>
          <w:rFonts w:ascii="Garamond" w:hAnsi="Garamond"/>
          <w:sz w:val="22"/>
          <w:szCs w:val="22"/>
        </w:rPr>
        <w:instrText xml:space="preserve"> ADDIN ZOTERO_ITEM CSL_CITATION {"citationID":"a1iks82lu59","properties":{"formattedCitation":"\\super 15,60\\uc0\\u8211{}62\\nosupersub{}","plainCitation":"15,60–62","noteIndex":0},"citationItems":[{"id":3558,"uris":["http://zotero.org/users/5804987/items/JDQQ2QTF"],"itemData":{"id":3558,"type":"article-journal","container-title":"Philosophical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id":3439,"uris":["http://zotero.org/users/5804987/items/4JQA3QT5"],"itemData":{"id":3439,"type":"article-journal","abstract":"While acquiring motor skills, animals transform their plastic motor sequences to match desired targets. However, because both the structure and temporal position of individual gestures are adjustable, the number of possible motor transformations increases exponentially with sequence length. Identifying the optimal transformation towards a given target is therefore a computationally intractable problem. Here we show an evolutionary workaround for reducing the computational complexity of song learning in zebra finches. We prompt juveniles to modify syllable phonology and sequence in a learned song to match a newly introduced target song. Surprisingly, juveniles match each syllable to the most spectrally similar sound in the target, regardless of its temporal position, resulting in unnecessary sequence errors, that they later try to correct. Thus, zebra finches prioritize efficient learning of syllable vocabulary, at the cost of inefficient syntax learning. This strategy provides a non-optimal but computationally manageable solution to the task of vocal sequence learning. Efficiently imitating a complex motor sequence such as birdsong is a computationally intensive problem. Here the authors show that young zebra finches learn new songs using a non-optimal strategy that prioritizes efficient learning of syllable vocabulary over syllable sequence.","container-title":"Nature","DOI":"10.1038/nature15741","ISSN":"1476-4687","issue":"7582","language":"English","note":"PMID: 26618871","page":"352–357","title":"Growth and splitting of neural sequences in songbird vocal development","volume":"528","author":[{"family":"Okubo","given":"Tatsuo S"},{"family":"Mackevicius","given":"Emily L"},{"family":"Payne","given":"Hannah L"},{"family":"Lynch","given":"Galen F"},{"family":"Fee","given":"Michale S"}],"issued":{"date-parts":[["2015"]]}}},{"id":3555,"uris":["http://zotero.org/users/5804987/items/VLM8Z477"],"itemData":{"id":3555,"type":"article-journal","container-title":"Psychonomic Bulletin &amp; Review","DOI":"10.3758/s13423-016-1107-5","ISSN":"1069-9384, 1531-5320","issue":"1","journalAbbreviation":"Psychon Bull Rev","language":"en","page":"97-105","source":"DOI.org (Crossref)","title":"Atypical birdsong and artificial languages provide insights into how communication systems are shaped by learning, use, and transmission","volume":"24","author":[{"family":"Fehér","given":"Olga"}],"issued":{"date-parts":[["2017",2]]}}},{"id":2303,"uris":["http://zotero.org/users/5804987/items/S9KUC6VM"],"itemData":{"id":2303,"type":"article-journal","abstract":"Recent interest in animal cultures has been fuelled by high-profile reports of intra- and interpopulation differences in the behavioural repertoires of primates and cetaceans, consistent with the existence of socially learned traditions. Several studies have mapped spatial differences in behaviour, revealing a mosaic of behavioural phenotypes within species. The dominant current approach attempts to determine whether this is cultural variation by excluding asocial learning, ecological or genetic factors. However, claims of animal cultures remain controversial because such comparisons are subject to weaknesses; thus, new approaches to isolating the influence of culture on behaviour are required. Here we suggest that, rather than attributing behaviour to explanatory categories, researchers would often be better advised to partition variance in behaviour to alternative sources.","container-title":"Trends in Ecology {&amp; Evolution","ISSN":"0169-5347","issue":"10","page":"542–547","title":"The animal cultures debate","volume":"21","author":[{"family":"Laland","given":"Kevin N"},{"family":"Janik","given":"Vincent M"}],"issued":{"date-parts":[["2006"]]}}}],"schema":"https://github.com/citation-style-language/schema/raw/master/csl-citation.json"} </w:instrText>
      </w:r>
      <w:r w:rsidR="0099296A">
        <w:rPr>
          <w:rFonts w:ascii="Garamond" w:hAnsi="Garamond"/>
          <w:sz w:val="22"/>
          <w:szCs w:val="22"/>
        </w:rPr>
        <w:fldChar w:fldCharType="separate"/>
      </w:r>
      <w:r w:rsidR="0034272E" w:rsidRPr="0034272E">
        <w:rPr>
          <w:rFonts w:ascii="Garamond" w:hAnsi="Garamond" w:cs="Times New Roman"/>
          <w:sz w:val="22"/>
          <w:vertAlign w:val="superscript"/>
        </w:rPr>
        <w:t>15,60–62</w:t>
      </w:r>
      <w:r w:rsidR="0099296A">
        <w:rPr>
          <w:rFonts w:ascii="Garamond" w:hAnsi="Garamond"/>
          <w:sz w:val="22"/>
          <w:szCs w:val="22"/>
        </w:rPr>
        <w:fldChar w:fldCharType="end"/>
      </w:r>
      <w:r w:rsidR="00AE6AB2">
        <w:rPr>
          <w:rFonts w:ascii="Garamond" w:hAnsi="Garamond"/>
          <w:sz w:val="22"/>
          <w:szCs w:val="22"/>
        </w:rPr>
        <w:t>,</w:t>
      </w:r>
      <w:r>
        <w:rPr>
          <w:rFonts w:ascii="Garamond" w:hAnsi="Garamond"/>
          <w:sz w:val="22"/>
          <w:szCs w:val="22"/>
        </w:rPr>
        <w:t xml:space="preserve"> </w:t>
      </w:r>
      <w:r w:rsidR="004F1D61">
        <w:rPr>
          <w:rFonts w:ascii="Garamond" w:hAnsi="Garamond"/>
          <w:sz w:val="22"/>
          <w:szCs w:val="22"/>
        </w:rPr>
        <w:t xml:space="preserve">are composed by song elements </w:t>
      </w:r>
      <w:r w:rsidR="00155FB9">
        <w:rPr>
          <w:rFonts w:ascii="Garamond" w:hAnsi="Garamond"/>
          <w:sz w:val="22"/>
          <w:szCs w:val="22"/>
        </w:rPr>
        <w:t xml:space="preserve">that </w:t>
      </w:r>
      <w:r w:rsidR="00383EC3">
        <w:rPr>
          <w:rFonts w:ascii="Garamond" w:hAnsi="Garamond"/>
          <w:sz w:val="22"/>
          <w:szCs w:val="22"/>
        </w:rPr>
        <w:t xml:space="preserve">often </w:t>
      </w:r>
      <w:r w:rsidR="00FD2955">
        <w:rPr>
          <w:rFonts w:ascii="Garamond" w:hAnsi="Garamond"/>
          <w:sz w:val="22"/>
          <w:szCs w:val="22"/>
        </w:rPr>
        <w:t>do not</w:t>
      </w:r>
      <w:r w:rsidR="004F1D61">
        <w:rPr>
          <w:rFonts w:ascii="Garamond" w:hAnsi="Garamond"/>
          <w:sz w:val="22"/>
          <w:szCs w:val="22"/>
        </w:rPr>
        <w:t xml:space="preserve"> reach universality in the species</w:t>
      </w:r>
      <w:r w:rsidR="004F1D61">
        <w:rPr>
          <w:rFonts w:ascii="Garamond" w:hAnsi="Garamond"/>
          <w:sz w:val="22"/>
          <w:szCs w:val="22"/>
        </w:rPr>
        <w:fldChar w:fldCharType="begin"/>
      </w:r>
      <w:r w:rsidR="0034272E">
        <w:rPr>
          <w:rFonts w:ascii="Garamond" w:hAnsi="Garamond"/>
          <w:sz w:val="22"/>
          <w:szCs w:val="22"/>
        </w:rPr>
        <w:instrText xml:space="preserve"> ADDIN ZOTERO_ITEM CSL_CITATION {"citationID":"8iUnmVcl","properties":{"formattedCitation":"\\super 15,63,64\\nosupersub{}","plainCitation":"15,63,64","noteIndex":0},"citationItems":[{"id":3558,"uris":["http://zotero.org/users/5804987/items/JDQQ2QTF"],"itemData":{"id":3558,"type":"article-journal","container-title":"Philosophical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id":3557,"uris":["http://zotero.org/users/5804987/items/HR4J5JRK"],"itemData":{"id":3557,"type":"article-journal","container-title":"Science","DOI":"10.1126/science.1058522","ISSN":"00368075, 10959203","issue":"5513","page":"2564-2569","source":"DOI.org (Crossref)","title":"Dynamics of the Vocal Imitation Process: How a Zebra Finch Learns Its Song","title-short":"Dynamics of the Vocal Imitation Process","volume":"291","author":[{"family":"Tchernichovski","given":"O."}],"issued":{"date-parts":[["2001",3,30]]}}},{"id":3550,"uris":["http://zotero.org/users/5804987/items/7RRU365I"],"itemData":{"id":3550,"type":"article-journal","container-title":"Proceedings of the National Academy of Sciences","DOI":"10.1073/pnas.96.22.12901","ISSN":"0027-8424, 1091-6490","issue":"22","journalAbbreviation":"Proceedings of the National Academy of Sciences","language":"en","page":"12901-12904","source":"DOI.org (Crossref)","title":"Vocal imitation in zebra finches is inversely related to model abundance","volume":"96","author":[{"family":"Tchernichovski","given":"O."},{"family":"Lints","given":"T."},{"family":"Mitra","given":"P. P."},{"family":"Nottebohm","given":"F."}],"issued":{"date-parts":[["1999",10,26]]}}}],"schema":"https://github.com/citation-style-language/schema/raw/master/csl-citation.json"} </w:instrText>
      </w:r>
      <w:r w:rsidR="004F1D61">
        <w:rPr>
          <w:rFonts w:ascii="Garamond" w:hAnsi="Garamond"/>
          <w:sz w:val="22"/>
          <w:szCs w:val="22"/>
        </w:rPr>
        <w:fldChar w:fldCharType="separate"/>
      </w:r>
      <w:r w:rsidR="0034272E" w:rsidRPr="0034272E">
        <w:rPr>
          <w:rFonts w:ascii="Garamond" w:hAnsi="Garamond" w:cs="Times New Roman"/>
          <w:sz w:val="22"/>
          <w:vertAlign w:val="superscript"/>
        </w:rPr>
        <w:t>15,63,64</w:t>
      </w:r>
      <w:r w:rsidR="004F1D61">
        <w:rPr>
          <w:rFonts w:ascii="Garamond" w:hAnsi="Garamond"/>
          <w:sz w:val="22"/>
          <w:szCs w:val="22"/>
        </w:rPr>
        <w:fldChar w:fldCharType="end"/>
      </w:r>
      <w:r w:rsidR="00AE6AB2">
        <w:rPr>
          <w:rFonts w:ascii="Garamond" w:hAnsi="Garamond"/>
          <w:sz w:val="22"/>
          <w:szCs w:val="22"/>
        </w:rPr>
        <w:t xml:space="preserve"> </w:t>
      </w:r>
      <w:r w:rsidR="00D8426C">
        <w:rPr>
          <w:rFonts w:ascii="Garamond" w:hAnsi="Garamond"/>
          <w:sz w:val="22"/>
          <w:szCs w:val="22"/>
        </w:rPr>
        <w:t>in</w:t>
      </w:r>
      <w:r w:rsidR="00AE6AB2">
        <w:rPr>
          <w:rFonts w:ascii="Garamond" w:hAnsi="Garamond"/>
          <w:sz w:val="22"/>
          <w:szCs w:val="22"/>
        </w:rPr>
        <w:t xml:space="preserve"> a clear</w:t>
      </w:r>
      <w:r w:rsidR="00ED40CD">
        <w:rPr>
          <w:rFonts w:ascii="Garamond" w:hAnsi="Garamond"/>
          <w:sz w:val="22"/>
          <w:szCs w:val="22"/>
        </w:rPr>
        <w:t xml:space="preserve"> analogous </w:t>
      </w:r>
      <w:r w:rsidR="009A40EB">
        <w:rPr>
          <w:rFonts w:ascii="Garamond" w:hAnsi="Garamond"/>
          <w:sz w:val="22"/>
          <w:szCs w:val="22"/>
        </w:rPr>
        <w:t>parallel with</w:t>
      </w:r>
      <w:r w:rsidR="00B27BA8">
        <w:rPr>
          <w:rFonts w:ascii="Garamond" w:hAnsi="Garamond"/>
          <w:sz w:val="22"/>
          <w:szCs w:val="22"/>
        </w:rPr>
        <w:t xml:space="preserve"> great ape atypical calls</w:t>
      </w:r>
      <w:r>
        <w:rPr>
          <w:rFonts w:ascii="Garamond" w:hAnsi="Garamond"/>
          <w:sz w:val="22"/>
          <w:szCs w:val="22"/>
        </w:rPr>
        <w:t>.</w:t>
      </w:r>
      <w:r w:rsidR="00B3651D">
        <w:rPr>
          <w:rFonts w:ascii="Garamond" w:hAnsi="Garamond"/>
          <w:sz w:val="22"/>
          <w:szCs w:val="22"/>
        </w:rPr>
        <w:t xml:space="preserve"> </w:t>
      </w:r>
    </w:p>
    <w:p w14:paraId="7AEE4324" w14:textId="3B327EAA" w:rsidR="00D852EB" w:rsidRDefault="00434D05" w:rsidP="00773E28">
      <w:pPr>
        <w:ind w:firstLine="720"/>
        <w:jc w:val="both"/>
        <w:rPr>
          <w:rFonts w:ascii="Garamond" w:hAnsi="Garamond"/>
          <w:sz w:val="22"/>
          <w:szCs w:val="22"/>
        </w:rPr>
      </w:pPr>
      <w:r>
        <w:rPr>
          <w:rFonts w:ascii="Garamond" w:hAnsi="Garamond"/>
          <w:sz w:val="22"/>
          <w:szCs w:val="22"/>
        </w:rPr>
        <w:t>Great ape a</w:t>
      </w:r>
      <w:r w:rsidR="00AF4E1C">
        <w:rPr>
          <w:rFonts w:ascii="Garamond" w:hAnsi="Garamond"/>
          <w:sz w:val="22"/>
          <w:szCs w:val="22"/>
        </w:rPr>
        <w:t>typical calls produced</w:t>
      </w:r>
      <w:r w:rsidR="00C90D49">
        <w:rPr>
          <w:rFonts w:ascii="Garamond" w:hAnsi="Garamond"/>
          <w:sz w:val="22"/>
          <w:szCs w:val="22"/>
        </w:rPr>
        <w:t xml:space="preserve"> in captivity</w:t>
      </w:r>
      <w:r w:rsidR="00AF4E1C">
        <w:rPr>
          <w:rFonts w:ascii="Garamond" w:hAnsi="Garamond"/>
          <w:sz w:val="22"/>
          <w:szCs w:val="22"/>
        </w:rPr>
        <w:t xml:space="preserve"> </w:t>
      </w:r>
      <w:r w:rsidR="00F27D51">
        <w:rPr>
          <w:rFonts w:ascii="Garamond" w:hAnsi="Garamond"/>
          <w:sz w:val="22"/>
          <w:szCs w:val="22"/>
        </w:rPr>
        <w:t>towards humans</w:t>
      </w:r>
      <w:r w:rsidR="00AF4E1C">
        <w:rPr>
          <w:rFonts w:ascii="Garamond" w:hAnsi="Garamond"/>
          <w:sz w:val="22"/>
          <w:szCs w:val="22"/>
        </w:rPr>
        <w:t xml:space="preserve"> </w:t>
      </w:r>
      <w:r w:rsidR="003806F2">
        <w:rPr>
          <w:rFonts w:ascii="Garamond" w:hAnsi="Garamond"/>
          <w:sz w:val="22"/>
          <w:szCs w:val="22"/>
        </w:rPr>
        <w:t>are</w:t>
      </w:r>
      <w:r>
        <w:rPr>
          <w:rFonts w:ascii="Garamond" w:hAnsi="Garamond"/>
          <w:sz w:val="22"/>
          <w:szCs w:val="22"/>
        </w:rPr>
        <w:t xml:space="preserve"> </w:t>
      </w:r>
      <w:r w:rsidR="00EC78A2">
        <w:rPr>
          <w:rFonts w:ascii="Garamond" w:hAnsi="Garamond"/>
          <w:sz w:val="22"/>
          <w:szCs w:val="22"/>
        </w:rPr>
        <w:t>of special empirical</w:t>
      </w:r>
      <w:r w:rsidR="00AF4E1C">
        <w:rPr>
          <w:rFonts w:ascii="Garamond" w:hAnsi="Garamond"/>
          <w:sz w:val="22"/>
          <w:szCs w:val="22"/>
        </w:rPr>
        <w:t xml:space="preserve"> </w:t>
      </w:r>
      <w:r w:rsidR="00346323">
        <w:rPr>
          <w:rFonts w:ascii="Garamond" w:hAnsi="Garamond"/>
          <w:sz w:val="22"/>
          <w:szCs w:val="22"/>
        </w:rPr>
        <w:t>value</w:t>
      </w:r>
      <w:r w:rsidR="001E63CA">
        <w:rPr>
          <w:rFonts w:ascii="Garamond" w:hAnsi="Garamond"/>
          <w:sz w:val="22"/>
          <w:szCs w:val="22"/>
        </w:rPr>
        <w:t>;</w:t>
      </w:r>
      <w:r w:rsidR="00F27D51">
        <w:rPr>
          <w:rFonts w:ascii="Garamond" w:hAnsi="Garamond"/>
          <w:sz w:val="22"/>
          <w:szCs w:val="22"/>
        </w:rPr>
        <w:t xml:space="preserve"> </w:t>
      </w:r>
      <w:r w:rsidR="00630F42">
        <w:rPr>
          <w:rFonts w:ascii="Garamond" w:hAnsi="Garamond"/>
          <w:sz w:val="22"/>
          <w:szCs w:val="22"/>
        </w:rPr>
        <w:t>Captivity</w:t>
      </w:r>
      <w:r w:rsidR="00346323">
        <w:rPr>
          <w:rFonts w:ascii="Garamond" w:hAnsi="Garamond"/>
          <w:sz w:val="22"/>
          <w:szCs w:val="22"/>
        </w:rPr>
        <w:t xml:space="preserve"> </w:t>
      </w:r>
      <w:r w:rsidR="00023B19">
        <w:rPr>
          <w:rFonts w:ascii="Garamond" w:hAnsi="Garamond"/>
          <w:sz w:val="22"/>
          <w:szCs w:val="22"/>
        </w:rPr>
        <w:t xml:space="preserve">allows </w:t>
      </w:r>
      <w:r w:rsidR="00AA4D04">
        <w:rPr>
          <w:rFonts w:ascii="Garamond" w:hAnsi="Garamond"/>
          <w:sz w:val="22"/>
          <w:szCs w:val="22"/>
        </w:rPr>
        <w:t xml:space="preserve">for </w:t>
      </w:r>
      <w:r w:rsidR="00973ECD">
        <w:rPr>
          <w:rFonts w:ascii="Garamond" w:hAnsi="Garamond"/>
          <w:sz w:val="22"/>
          <w:szCs w:val="22"/>
        </w:rPr>
        <w:t xml:space="preserve">a controlled setting and </w:t>
      </w:r>
      <w:r w:rsidR="00EB3DE8">
        <w:rPr>
          <w:rFonts w:ascii="Garamond" w:hAnsi="Garamond"/>
          <w:sz w:val="22"/>
          <w:szCs w:val="22"/>
        </w:rPr>
        <w:t xml:space="preserve">a level </w:t>
      </w:r>
      <w:r w:rsidR="00D013A9">
        <w:rPr>
          <w:rFonts w:ascii="Garamond" w:hAnsi="Garamond"/>
          <w:sz w:val="22"/>
          <w:szCs w:val="22"/>
        </w:rPr>
        <w:t xml:space="preserve">context </w:t>
      </w:r>
      <w:r w:rsidR="00DE56B8">
        <w:rPr>
          <w:rFonts w:ascii="Garamond" w:hAnsi="Garamond"/>
          <w:sz w:val="22"/>
          <w:szCs w:val="22"/>
        </w:rPr>
        <w:t>stabilit</w:t>
      </w:r>
      <w:r w:rsidR="00F566D9">
        <w:rPr>
          <w:rFonts w:ascii="Garamond" w:hAnsi="Garamond"/>
          <w:sz w:val="22"/>
          <w:szCs w:val="22"/>
        </w:rPr>
        <w:t>y</w:t>
      </w:r>
      <w:r w:rsidR="00EB3DE8">
        <w:rPr>
          <w:rFonts w:ascii="Garamond" w:hAnsi="Garamond"/>
          <w:sz w:val="22"/>
          <w:szCs w:val="22"/>
        </w:rPr>
        <w:t xml:space="preserve"> that</w:t>
      </w:r>
      <w:r w:rsidR="00A1550A">
        <w:rPr>
          <w:rFonts w:ascii="Garamond" w:hAnsi="Garamond"/>
          <w:sz w:val="22"/>
          <w:szCs w:val="22"/>
        </w:rPr>
        <w:t xml:space="preserve"> </w:t>
      </w:r>
      <w:r w:rsidR="00981F5D">
        <w:rPr>
          <w:rFonts w:ascii="Garamond" w:hAnsi="Garamond"/>
          <w:sz w:val="22"/>
          <w:szCs w:val="22"/>
        </w:rPr>
        <w:t>cancel</w:t>
      </w:r>
      <w:r w:rsidR="00EB3DE8">
        <w:rPr>
          <w:rFonts w:ascii="Garamond" w:hAnsi="Garamond"/>
          <w:sz w:val="22"/>
          <w:szCs w:val="22"/>
        </w:rPr>
        <w:t>s</w:t>
      </w:r>
      <w:r w:rsidR="00981F5D">
        <w:rPr>
          <w:rFonts w:ascii="Garamond" w:hAnsi="Garamond"/>
          <w:sz w:val="22"/>
          <w:szCs w:val="22"/>
        </w:rPr>
        <w:t xml:space="preserve"> </w:t>
      </w:r>
      <w:r w:rsidR="00BB126C">
        <w:rPr>
          <w:rFonts w:ascii="Garamond" w:hAnsi="Garamond"/>
          <w:sz w:val="22"/>
          <w:szCs w:val="22"/>
        </w:rPr>
        <w:t>most</w:t>
      </w:r>
      <w:r w:rsidR="00981F5D">
        <w:rPr>
          <w:rFonts w:ascii="Garamond" w:hAnsi="Garamond"/>
          <w:sz w:val="22"/>
          <w:szCs w:val="22"/>
        </w:rPr>
        <w:t xml:space="preserve"> </w:t>
      </w:r>
      <w:r w:rsidR="00D852EB">
        <w:rPr>
          <w:rFonts w:ascii="Garamond" w:hAnsi="Garamond"/>
          <w:sz w:val="22"/>
          <w:szCs w:val="22"/>
        </w:rPr>
        <w:t xml:space="preserve">extraneous </w:t>
      </w:r>
      <w:r w:rsidR="00981F5D">
        <w:rPr>
          <w:rFonts w:ascii="Garamond" w:hAnsi="Garamond"/>
          <w:sz w:val="22"/>
          <w:szCs w:val="22"/>
        </w:rPr>
        <w:t xml:space="preserve">effects </w:t>
      </w:r>
      <w:r w:rsidR="00017818">
        <w:rPr>
          <w:rFonts w:ascii="Garamond" w:hAnsi="Garamond"/>
          <w:sz w:val="22"/>
          <w:szCs w:val="22"/>
        </w:rPr>
        <w:t>that</w:t>
      </w:r>
      <w:r w:rsidR="00261441">
        <w:rPr>
          <w:rFonts w:ascii="Garamond" w:hAnsi="Garamond"/>
          <w:sz w:val="22"/>
          <w:szCs w:val="22"/>
        </w:rPr>
        <w:t xml:space="preserve"> </w:t>
      </w:r>
      <w:r w:rsidR="00017818">
        <w:rPr>
          <w:rFonts w:ascii="Garamond" w:hAnsi="Garamond"/>
          <w:sz w:val="22"/>
          <w:szCs w:val="22"/>
        </w:rPr>
        <w:t>bear weight on voice production</w:t>
      </w:r>
      <w:r w:rsidR="00BB126C">
        <w:rPr>
          <w:rFonts w:ascii="Garamond" w:hAnsi="Garamond"/>
          <w:sz w:val="22"/>
          <w:szCs w:val="22"/>
        </w:rPr>
        <w:t xml:space="preserve"> changes</w:t>
      </w:r>
      <w:r w:rsidR="00F5581C">
        <w:rPr>
          <w:rFonts w:ascii="Garamond" w:hAnsi="Garamond"/>
          <w:sz w:val="22"/>
          <w:szCs w:val="22"/>
        </w:rPr>
        <w:t xml:space="preserve"> </w:t>
      </w:r>
      <w:r w:rsidR="00FC0F46">
        <w:rPr>
          <w:rFonts w:ascii="Garamond" w:hAnsi="Garamond"/>
          <w:sz w:val="22"/>
          <w:szCs w:val="22"/>
        </w:rPr>
        <w:t xml:space="preserve">(e.g., </w:t>
      </w:r>
      <w:r w:rsidR="00F27D51">
        <w:rPr>
          <w:rFonts w:ascii="Garamond" w:hAnsi="Garamond"/>
          <w:sz w:val="22"/>
          <w:szCs w:val="22"/>
        </w:rPr>
        <w:t xml:space="preserve">body position </w:t>
      </w:r>
      <w:r w:rsidR="00836B1B">
        <w:rPr>
          <w:rFonts w:ascii="Garamond" w:hAnsi="Garamond"/>
          <w:sz w:val="22"/>
          <w:szCs w:val="22"/>
        </w:rPr>
        <w:t>and</w:t>
      </w:r>
      <w:r w:rsidR="00F27D51">
        <w:rPr>
          <w:rFonts w:ascii="Garamond" w:hAnsi="Garamond"/>
          <w:sz w:val="22"/>
          <w:szCs w:val="22"/>
        </w:rPr>
        <w:t xml:space="preserve"> movement</w:t>
      </w:r>
      <w:r w:rsidR="00F27D51">
        <w:rPr>
          <w:rFonts w:ascii="Garamond" w:hAnsi="Garamond"/>
          <w:sz w:val="22"/>
          <w:szCs w:val="22"/>
        </w:rPr>
        <w:fldChar w:fldCharType="begin"/>
      </w:r>
      <w:r w:rsidR="0034272E">
        <w:rPr>
          <w:rFonts w:ascii="Garamond" w:hAnsi="Garamond"/>
          <w:sz w:val="22"/>
          <w:szCs w:val="22"/>
        </w:rPr>
        <w:instrText xml:space="preserve"> ADDIN ZOTERO_ITEM CSL_CITATION {"citationID":"aOO5jNRS","properties":{"formattedCitation":"\\super 65\\uc0\\u8211{}67\\nosupersub{}","plainCitation":"65–67","noteIndex":0},"citationItems":[{"id":4138,"uris":["http://zotero.org/users/5804987/items/UIANGTPE"],"itemData":{"id":4138,"type":"article-journal","container-title":"Trends in Neurosciences","DOI":"10.1016/j.tins.2019.12.006","ISSN":"01662236","issue":"2","journalAbbreviation":"Trends in Neurosciences","language":"en","page":"115-126","source":"DOI.org (Crossref)","title":"A Hierarchy of Autonomous Systems for Vocal Production","volume":"43","author":[{"family":"Zhang","given":"Yisi S."},{"family":"Ghazanfar","given":"Asif A."}],"issued":{"date-parts":[["2020",2]]}}},{"id":104,"uris":["http://zotero.org/users/5804987/items/4KBFN6CX"],"itemData":{"id":104,"type":"article-journal","abstract":"We show that the human voice has complex acoustic qualities that are directly coupled to peripheral musculoskeletal tensioning of the body, such as subtle wrist movements. In this study, human vocalizers produced a steady-state vocalization while rhythmically moving the wrist or the arm at different tempos. Although listeners could only hear and not see the vocalizer, they were able to completely synchronize their own rhythmic wrist or arm movement with the movement of the vocalizer which they perceived in the voice acoustics. This study corroborates recent evidence suggesting that the human voice is constrained by bodily tensioning affecting the respiratory–vocal system. The current results show that the human voice contains a bodily imprint that is directly informative for the interpersonal perception of another’s dynamic physical states.","container-title":"Proceedings of the National Academy of Sciences","DOI":"10.1073/pnas.2004163117","ISSN":"0027-8424, 1091-6490","journalAbbreviation":"Proc Natl Acad Sci USA","language":"en","page":"202004163","source":"DOI.org (Crossref)","title":"Acoustic information about upper limb movement in voicing","author":[{"family":"Pouw","given":"Wim"},{"family":"Paxton","given":"Alexandra"},{"family":"Harrison","given":"Steven J."},{"family":"Dixon","given":"James A."}],"issued":{"date-parts":[["2020",5,11]]}}},{"id":4136,"uris":["http://zotero.org/users/5804987/items/9Z92KRZK"],"itemData":{"id":4136,"type":"article-journal","abstract":"In adult animals, movement and vocalizations are coordinated, sometimes facilitating, and at other times inhibiting, each other. What is missing is how these different domains of motor control become coordinated over the course of development. We investigated how postural-locomotor behaviors may influence vocal development, and the role played by physiological arousal during their interactions. Using infant marmoset monkeys, we densely sampled vocal, postural and locomotor behaviors and estimated arousal fluctuations from electrocardiographic measures of heart rate. We found that vocalizations matured sooner than postural and locomotor skills, and that vocal-locomotor coordination improved with age and during elevated arousal levels. These results suggest that postural-locomotor maturity is not required for vocal development to occur, and that infants gradually improve coordination between vocalizations and body movement through a process that may be facilitated by arousal level changes.","container-title":"eLife","DOI":"10.7554/eLife.41853","ISSN":"2050-084X","language":"en","page":"e41853","source":"DOI.org (Crossref)","title":"Vocal and locomotor coordination develops in association with the autonomic nervous system","volume":"8","author":[{"family":"Gustison","given":"Morgan L"},{"family":"Borjon","given":"Jeremy I"},{"family":"Takahashi","given":"Daniel Y"},{"family":"Ghazanfar","given":"Asif A"}],"issued":{"date-parts":[["2019",7,16]]}}}],"schema":"https://github.com/citation-style-language/schema/raw/master/csl-citation.json"} </w:instrText>
      </w:r>
      <w:r w:rsidR="00F27D51">
        <w:rPr>
          <w:rFonts w:ascii="Garamond" w:hAnsi="Garamond"/>
          <w:sz w:val="22"/>
          <w:szCs w:val="22"/>
        </w:rPr>
        <w:fldChar w:fldCharType="separate"/>
      </w:r>
      <w:r w:rsidR="0034272E" w:rsidRPr="0034272E">
        <w:rPr>
          <w:rFonts w:ascii="Garamond" w:hAnsi="Garamond" w:cs="Times New Roman"/>
          <w:sz w:val="22"/>
          <w:vertAlign w:val="superscript"/>
        </w:rPr>
        <w:t>65–67</w:t>
      </w:r>
      <w:r w:rsidR="00F27D51">
        <w:rPr>
          <w:rFonts w:ascii="Garamond" w:hAnsi="Garamond"/>
          <w:sz w:val="22"/>
          <w:szCs w:val="22"/>
        </w:rPr>
        <w:fldChar w:fldCharType="end"/>
      </w:r>
      <w:r w:rsidR="00F27D51">
        <w:rPr>
          <w:rFonts w:ascii="Garamond" w:hAnsi="Garamond"/>
          <w:sz w:val="22"/>
          <w:szCs w:val="22"/>
        </w:rPr>
        <w:t xml:space="preserve">, </w:t>
      </w:r>
      <w:r w:rsidR="007F32B9">
        <w:rPr>
          <w:rFonts w:ascii="Garamond" w:hAnsi="Garamond"/>
          <w:sz w:val="22"/>
          <w:szCs w:val="22"/>
        </w:rPr>
        <w:t>arousal</w:t>
      </w:r>
      <w:r w:rsidR="007562E6">
        <w:rPr>
          <w:rFonts w:ascii="Garamond" w:hAnsi="Garamond"/>
          <w:sz w:val="22"/>
          <w:szCs w:val="22"/>
        </w:rPr>
        <w:t xml:space="preserve"> </w:t>
      </w:r>
      <w:r w:rsidR="0068249C">
        <w:rPr>
          <w:rFonts w:ascii="Garamond" w:hAnsi="Garamond"/>
          <w:sz w:val="22"/>
          <w:szCs w:val="22"/>
        </w:rPr>
        <w:t>and</w:t>
      </w:r>
      <w:r w:rsidR="002D289A">
        <w:rPr>
          <w:rFonts w:ascii="Garamond" w:hAnsi="Garamond"/>
          <w:sz w:val="22"/>
          <w:szCs w:val="22"/>
        </w:rPr>
        <w:t xml:space="preserve"> </w:t>
      </w:r>
      <w:r w:rsidR="00296517">
        <w:rPr>
          <w:rFonts w:ascii="Garamond" w:hAnsi="Garamond"/>
          <w:sz w:val="22"/>
          <w:szCs w:val="22"/>
        </w:rPr>
        <w:t>audience</w:t>
      </w:r>
      <w:r w:rsidR="00F27D51">
        <w:rPr>
          <w:rFonts w:ascii="Garamond" w:hAnsi="Garamond"/>
          <w:sz w:val="22"/>
          <w:szCs w:val="22"/>
        </w:rPr>
        <w:t xml:space="preserve"> effects</w:t>
      </w:r>
      <w:r w:rsidR="00D00998">
        <w:rPr>
          <w:rFonts w:ascii="Garamond" w:hAnsi="Garamond"/>
          <w:sz w:val="22"/>
          <w:szCs w:val="22"/>
        </w:rPr>
        <w:fldChar w:fldCharType="begin"/>
      </w:r>
      <w:r w:rsidR="0034272E">
        <w:rPr>
          <w:rFonts w:ascii="Garamond" w:hAnsi="Garamond"/>
          <w:sz w:val="22"/>
          <w:szCs w:val="22"/>
        </w:rPr>
        <w:instrText xml:space="preserve"> ADDIN ZOTERO_ITEM CSL_CITATION {"citationID":"rUSJQFJh","properties":{"formattedCitation":"\\super 68\\uc0\\u8211{}73\\nosupersub{}","plainCitation":"68–73","noteIndex":0},"citationItems":[{"id":1073,"uris":["http://zotero.org/users/5804987/items/8IVIUXUB"],"itemData":{"id":1073,"type":"article-journal","abstract":"Wild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E"},{"family":"Zuberbuhler","given":"Klaus"}],"issued":{"date-parts":[["2007"]]}}},{"id":1887,"uris":["http://zotero.org/users/5804987/items/L29WUDIC"],"itemData":{"id":1887,"type":"article-journal","abstract":"Male chimpanzees produce a species-typical long distance call known as the pant hoot. Males give acoustically similar pant hoots when calling together during choruses, but the process by which this vocal convergence takes place is unclear. Three potential mechanisms might account for call matching. First, vocal convergence could represent the passive effect of male chimpanzees sharing a common affective state during choruses. Second, matching could result through the active modification of calls. Such modification might occur if males modeled their calls after those produced by their current chorusing partner. Alternatively, actively mediated convergence would result if males mimicked the calls given by high-ranking males.{\\textless}P{\\textgreater}{\\textless}/P{\\textgreater} We examined acoustic variation in calls given during choruses and while alone to test these three hypotheses. Results showed that a similar call type is not given repeatedly during successive choruses. In addition, low-ranking individuals did not produce calls that matched those of the alpha male. Chorused calls produced by two dyadic pairs were more similar to each other than they were to calls delivered during other choruses. The higher ranking, yet dependent, member of one of these dyads appeared to give calls that converged on those produced by the other individual. These data are consistent with the hypothesis that male chimpanzees accomodate each other vocally through the active alteration of their calls during choruses. We suggest that a similar form of accomodation takes place in animals from a wide range of other taxa and that the process serves to maintain and strengthen social bonds between individuals.","container-title":"Behaviour","issue":"8-9","page":"1041–1064","title":"Chorusing and Call Convergence in Chimpanzees: Tests of Three Hypotheses","volume":"135","author":[{"family":"Mitani","given":"John C"},{"family":"Julie","given":"Gros-Louis"}],"issued":{"date-parts":[["1998"]]}}},{"id":4135,"uris":["http://zotero.org/users/5804987/items/PZJ9R7FX"],"itemData":{"id":4135,"type":"article-journal","container-title":"Animal Behaviour","DOI":"10.1016/j.anbehav.2022.05.010","ISSN":"00033472","journalAbbreviation":"Animal Behaviour","language":"en","page":"23-40","source":"DOI.org (Crossref)","title":"Audience sensitivity in chimpanzee display pant hoots","volume":"190","author":[{"family":"Soldati","given":"Adrian"},{"family":"Fedurek","given":"Pawel"},{"family":"Dezecache","given":"Guillaume"},{"family":"Call","given":"Josep"},{"family":"Zuberbühler","given":"Klaus"}],"issued":{"date-parts":[["2022",8]]}}},{"id":201,"uris":["http://zotero.org/users/5804987/items/8TZDTPPR"],"itemData":{"id":201,"type":"article-journal","abstract":"Understanding how human speech evolved requires investigating how our closest extant relatives—nonhuman primates—use and produce their vocalizations. However, some believe that primate vocalizations are driven purely by internal states such as arousal and thus have little or no relationship with human speech. We show that, in marmoset monkeys, vocal production varies systematically as a function of social distance and—via measures of heart rate—with arousal levels. However, arousal is not inextricably linked with primate vocal production. Rather, it interacts in complex ways with external cues, revealing the interplay between communication and energetic demands. A key question for understanding speech evolution is whether or not the vocalizations of our closest living relatives—nonhuman primates—represent the precursors to speech. Some believe that primate vocalizations are not volitional but are instead inextricably linked to internal states like arousal and thus bear little resemblance to human speech. Others disagree and believe that since many primates can use their vocalizations strategically, this demonstrates a degree of voluntary vocal control. In the current study, we present a behavioral paradigm that reliably elicits different types of affiliative vocalizations from marmoset monkeys while measuring their heart rate fluctuations using noninvasive electromyography. By modulating both the physical distance between marmosets and the sensory information available to them, we find that arousal levels are linked, but not inextricably, to vocal production. Different arousal levels are, generally, associated with changes in vocal acoustics and the drive to produce different call types. However, in contexts where marmosets are interacting, the production of these different call types is also affected by extrinsic factors such as the timing of a conspecific’s vocalization. These findings suggest that variability in vocal output as a function of context might reflect trade-offs between the drive to perpetuate vocal contact and conserving energy.","container-title":"Proceedings of the National Academy of Sciences","DOI":"10.1073/pnas.1722426115","ISSN":"0027-8424","issue":"15","language":"English","note":"PMID: 29581269","page":"201722426","title":"Internal states and extrinsic factors both determine monkey vocal production","volume":"82","author":[{"family":"Liao","given":"Diana A"},{"family":"Zhang","given":"Yisi S"},{"family":"Cai","given":"Lili X"},{"family":"Ghazanfar","given":"Asif A"}],"issued":{"date-parts":[["2018"]]}}},{"id":44,"uris":["http://zotero.org/users/5804987/items/NTWJ9HQH"],"itemData":{"id":44,"type":"article-journal","abstract":"Primates give alarm calls in response to the presence of predators. In some species, such as the Thomas langur (), males only emit alarm calls if there is an audience. An unanswered question is whether the audience's behaviour influences how long the male will continue his alarm calling. We tested three hypotheses that might explain the alarm calling duration of male Thomas langurs: the , and hypotheses. Fatigue and group size did not influence male alarm calling duration. We found that males only ceased calling shortly after all individuals in his group had given at least one alarm call. This shows that males keep track of and thus remember which group members have called.","container-title":"Proceedings of the Royal Society B: Biological Sciences","DOI":"10.1098/rspb.2005.3320","ISSN":"0962-8452","issue":"1587","note":"PMCID: PMC1560068\nPMID: 16608694","page":"735–740","title":"Male monkeys remember which group members have given alarm calls","volume":"273","author":[{"family":"Wich","given":"Serge A"},{"family":"Vries","given":"Han","non-dropping-particle":"de"}],"issued":{"date-parts":[["2006"]]}}},{"id":3288,"uris":["http://zotero.org/users/5804987/items/MDD3KXNW"],"itemData":{"id":3288,"type":"article-journal","container-title":"Current Biology","DOI":"10.1016/j.cub.2007.12.041","ISSN":"0960-9822","issue":"5","language":"English","note":"PMID: 18334188","page":"R189–90","title":"Audience effects.","volume":"18","author":[{"family":"Zuberbuhler","given":"Klaus"}],"issued":{"date-parts":[["2008"]]}}}],"schema":"https://github.com/citation-style-language/schema/raw/master/csl-citation.json"} </w:instrText>
      </w:r>
      <w:r w:rsidR="00D00998">
        <w:rPr>
          <w:rFonts w:ascii="Garamond" w:hAnsi="Garamond"/>
          <w:sz w:val="22"/>
          <w:szCs w:val="22"/>
        </w:rPr>
        <w:fldChar w:fldCharType="separate"/>
      </w:r>
      <w:r w:rsidR="0034272E" w:rsidRPr="0034272E">
        <w:rPr>
          <w:rFonts w:ascii="Garamond" w:hAnsi="Garamond" w:cs="Times New Roman"/>
          <w:sz w:val="22"/>
          <w:vertAlign w:val="superscript"/>
        </w:rPr>
        <w:t>68–73</w:t>
      </w:r>
      <w:r w:rsidR="00D00998">
        <w:rPr>
          <w:rFonts w:ascii="Garamond" w:hAnsi="Garamond"/>
          <w:sz w:val="22"/>
          <w:szCs w:val="22"/>
        </w:rPr>
        <w:fldChar w:fldCharType="end"/>
      </w:r>
      <w:r w:rsidR="00A404A9">
        <w:rPr>
          <w:rFonts w:ascii="Garamond" w:hAnsi="Garamond"/>
          <w:sz w:val="22"/>
          <w:szCs w:val="22"/>
        </w:rPr>
        <w:t xml:space="preserve">, </w:t>
      </w:r>
      <w:r w:rsidR="002F3C93">
        <w:rPr>
          <w:rFonts w:ascii="Garamond" w:hAnsi="Garamond"/>
          <w:sz w:val="22"/>
          <w:szCs w:val="22"/>
        </w:rPr>
        <w:t>contextual variation</w:t>
      </w:r>
      <w:r w:rsidR="00186C18">
        <w:rPr>
          <w:rFonts w:ascii="Garamond" w:hAnsi="Garamond"/>
          <w:sz w:val="22"/>
          <w:szCs w:val="22"/>
        </w:rPr>
        <w:fldChar w:fldCharType="begin"/>
      </w:r>
      <w:r w:rsidR="00802717">
        <w:rPr>
          <w:rFonts w:ascii="Garamond" w:hAnsi="Garamond"/>
          <w:sz w:val="22"/>
          <w:szCs w:val="22"/>
        </w:rPr>
        <w:instrText xml:space="preserve"> ADDIN ZOTERO_ITEM CSL_CITATION {"citationID":"aqhasrgruk","properties":{"formattedCitation":"\\super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186C18">
        <w:rPr>
          <w:rFonts w:ascii="Garamond" w:hAnsi="Garamond"/>
          <w:sz w:val="22"/>
          <w:szCs w:val="22"/>
        </w:rPr>
        <w:fldChar w:fldCharType="separate"/>
      </w:r>
      <w:r w:rsidR="002F183E" w:rsidRPr="002F183E">
        <w:rPr>
          <w:rFonts w:ascii="Garamond" w:hAnsi="Garamond" w:cs="Times New Roman"/>
          <w:sz w:val="22"/>
          <w:vertAlign w:val="superscript"/>
        </w:rPr>
        <w:t>4</w:t>
      </w:r>
      <w:r w:rsidR="00186C18">
        <w:rPr>
          <w:rFonts w:ascii="Garamond" w:hAnsi="Garamond"/>
          <w:sz w:val="22"/>
          <w:szCs w:val="22"/>
        </w:rPr>
        <w:fldChar w:fldCharType="end"/>
      </w:r>
      <w:r w:rsidR="002F3C93">
        <w:rPr>
          <w:rFonts w:ascii="Garamond" w:hAnsi="Garamond"/>
          <w:sz w:val="22"/>
          <w:szCs w:val="22"/>
        </w:rPr>
        <w:t xml:space="preserve">, </w:t>
      </w:r>
      <w:r w:rsidR="00A404A9">
        <w:rPr>
          <w:rFonts w:ascii="Garamond" w:hAnsi="Garamond"/>
          <w:sz w:val="22"/>
          <w:szCs w:val="22"/>
        </w:rPr>
        <w:t>recording acoustics</w:t>
      </w:r>
      <w:r w:rsidR="00487A91">
        <w:rPr>
          <w:rFonts w:ascii="Garamond" w:hAnsi="Garamond"/>
          <w:sz w:val="22"/>
          <w:szCs w:val="22"/>
        </w:rPr>
        <w:t>).</w:t>
      </w:r>
      <w:r w:rsidR="00653849">
        <w:rPr>
          <w:rFonts w:ascii="Garamond" w:hAnsi="Garamond"/>
          <w:sz w:val="22"/>
          <w:szCs w:val="22"/>
        </w:rPr>
        <w:t xml:space="preserve"> </w:t>
      </w:r>
    </w:p>
    <w:p w14:paraId="776C0A12" w14:textId="0C53BE87" w:rsidR="003D5D24" w:rsidRDefault="00483994" w:rsidP="00773E28">
      <w:pPr>
        <w:ind w:firstLine="720"/>
        <w:jc w:val="both"/>
        <w:rPr>
          <w:rFonts w:ascii="Garamond" w:hAnsi="Garamond"/>
          <w:sz w:val="22"/>
          <w:szCs w:val="22"/>
        </w:rPr>
      </w:pPr>
      <w:r>
        <w:rPr>
          <w:rFonts w:ascii="Garamond" w:hAnsi="Garamond"/>
          <w:sz w:val="22"/>
          <w:szCs w:val="22"/>
        </w:rPr>
        <w:t>H</w:t>
      </w:r>
      <w:r w:rsidR="00653849">
        <w:rPr>
          <w:rFonts w:ascii="Garamond" w:hAnsi="Garamond"/>
          <w:sz w:val="22"/>
          <w:szCs w:val="22"/>
        </w:rPr>
        <w:t xml:space="preserve">ere, </w:t>
      </w:r>
      <w:r w:rsidR="00BA1B5D">
        <w:rPr>
          <w:rFonts w:ascii="Garamond" w:hAnsi="Garamond"/>
          <w:sz w:val="22"/>
          <w:szCs w:val="22"/>
        </w:rPr>
        <w:t>to</w:t>
      </w:r>
      <w:r w:rsidR="00055765">
        <w:rPr>
          <w:rFonts w:ascii="Garamond" w:hAnsi="Garamond"/>
          <w:sz w:val="22"/>
          <w:szCs w:val="22"/>
        </w:rPr>
        <w:t xml:space="preserve"> </w:t>
      </w:r>
      <w:r w:rsidR="00E608F7">
        <w:rPr>
          <w:rFonts w:ascii="Garamond" w:hAnsi="Garamond"/>
          <w:sz w:val="22"/>
          <w:szCs w:val="22"/>
        </w:rPr>
        <w:t>re</w:t>
      </w:r>
      <w:r w:rsidR="000D0F2D">
        <w:rPr>
          <w:rFonts w:ascii="Garamond" w:hAnsi="Garamond"/>
          <w:sz w:val="22"/>
          <w:szCs w:val="22"/>
        </w:rPr>
        <w:t>lia</w:t>
      </w:r>
      <w:r w:rsidR="00E608F7">
        <w:rPr>
          <w:rFonts w:ascii="Garamond" w:hAnsi="Garamond"/>
          <w:sz w:val="22"/>
          <w:szCs w:val="22"/>
        </w:rPr>
        <w:t xml:space="preserve">bly </w:t>
      </w:r>
      <w:r w:rsidR="00136701" w:rsidRPr="0017630D">
        <w:rPr>
          <w:rFonts w:ascii="Garamond" w:hAnsi="Garamond"/>
          <w:sz w:val="22"/>
          <w:szCs w:val="22"/>
        </w:rPr>
        <w:t>measure</w:t>
      </w:r>
      <w:r w:rsidR="00136701">
        <w:rPr>
          <w:rFonts w:ascii="Garamond" w:hAnsi="Garamond"/>
          <w:sz w:val="22"/>
          <w:szCs w:val="22"/>
        </w:rPr>
        <w:t xml:space="preserve"> and </w:t>
      </w:r>
      <w:r w:rsidR="00055765" w:rsidRPr="0017630D">
        <w:rPr>
          <w:rFonts w:ascii="Garamond" w:hAnsi="Garamond"/>
          <w:sz w:val="22"/>
          <w:szCs w:val="22"/>
        </w:rPr>
        <w:t>quanti</w:t>
      </w:r>
      <w:r w:rsidR="00541D0A" w:rsidRPr="0017630D">
        <w:rPr>
          <w:rFonts w:ascii="Garamond" w:hAnsi="Garamond"/>
          <w:sz w:val="22"/>
          <w:szCs w:val="22"/>
        </w:rPr>
        <w:t>f</w:t>
      </w:r>
      <w:r w:rsidR="00055765" w:rsidRPr="0017630D">
        <w:rPr>
          <w:rFonts w:ascii="Garamond" w:hAnsi="Garamond"/>
          <w:sz w:val="22"/>
          <w:szCs w:val="22"/>
        </w:rPr>
        <w:t>y</w:t>
      </w:r>
      <w:r w:rsidR="00055765">
        <w:rPr>
          <w:rFonts w:ascii="Garamond" w:hAnsi="Garamond"/>
          <w:sz w:val="22"/>
          <w:szCs w:val="22"/>
        </w:rPr>
        <w:t xml:space="preserve"> laryngeal control and voice</w:t>
      </w:r>
      <w:r w:rsidR="0063530D">
        <w:rPr>
          <w:rFonts w:ascii="Garamond" w:hAnsi="Garamond"/>
          <w:sz w:val="22"/>
          <w:szCs w:val="22"/>
        </w:rPr>
        <w:t xml:space="preserve"> </w:t>
      </w:r>
      <w:r w:rsidR="00D45981">
        <w:rPr>
          <w:rFonts w:ascii="Garamond" w:hAnsi="Garamond"/>
          <w:sz w:val="22"/>
          <w:szCs w:val="22"/>
        </w:rPr>
        <w:t>production</w:t>
      </w:r>
      <w:r w:rsidR="00055765">
        <w:rPr>
          <w:rFonts w:ascii="Garamond" w:hAnsi="Garamond"/>
          <w:sz w:val="22"/>
          <w:szCs w:val="22"/>
        </w:rPr>
        <w:t xml:space="preserve"> in great</w:t>
      </w:r>
      <w:r w:rsidR="00421DFF">
        <w:rPr>
          <w:rFonts w:ascii="Garamond" w:hAnsi="Garamond"/>
          <w:sz w:val="22"/>
          <w:szCs w:val="22"/>
        </w:rPr>
        <w:t xml:space="preserve"> apes</w:t>
      </w:r>
      <w:r w:rsidR="00055765">
        <w:rPr>
          <w:rFonts w:ascii="Garamond" w:hAnsi="Garamond"/>
          <w:sz w:val="22"/>
          <w:szCs w:val="22"/>
        </w:rPr>
        <w:t>, we analyse</w:t>
      </w:r>
      <w:r w:rsidR="0063530D">
        <w:rPr>
          <w:rFonts w:ascii="Garamond" w:hAnsi="Garamond"/>
          <w:sz w:val="22"/>
          <w:szCs w:val="22"/>
        </w:rPr>
        <w:t>d</w:t>
      </w:r>
      <w:r w:rsidR="00055765">
        <w:rPr>
          <w:rFonts w:ascii="Garamond" w:hAnsi="Garamond"/>
          <w:sz w:val="22"/>
          <w:szCs w:val="22"/>
        </w:rPr>
        <w:t xml:space="preserve"> </w:t>
      </w:r>
      <w:r w:rsidR="0063530D">
        <w:rPr>
          <w:rFonts w:ascii="Garamond" w:hAnsi="Garamond"/>
          <w:sz w:val="22"/>
          <w:szCs w:val="22"/>
        </w:rPr>
        <w:t>two atypical calls used by two captive chimpanzees at the Leipzig Zoo</w:t>
      </w:r>
      <w:r w:rsidR="00BA1B5D">
        <w:rPr>
          <w:rFonts w:ascii="Garamond" w:hAnsi="Garamond"/>
          <w:sz w:val="22"/>
          <w:szCs w:val="22"/>
        </w:rPr>
        <w:t>, Germany (</w:t>
      </w:r>
      <w:r w:rsidR="00BA1B5D" w:rsidRPr="000F346A">
        <w:rPr>
          <w:rFonts w:ascii="Garamond" w:hAnsi="Garamond"/>
          <w:sz w:val="22"/>
          <w:szCs w:val="22"/>
        </w:rPr>
        <w:t>Riet</w:t>
      </w:r>
      <w:r w:rsidR="00BA1B5D">
        <w:rPr>
          <w:rFonts w:ascii="Garamond" w:hAnsi="Garamond"/>
          <w:sz w:val="22"/>
          <w:szCs w:val="22"/>
        </w:rPr>
        <w:t xml:space="preserve">, </w:t>
      </w:r>
      <w:r w:rsidR="00BA1B5D" w:rsidRPr="000F346A">
        <w:rPr>
          <w:rFonts w:ascii="Garamond" w:hAnsi="Garamond"/>
          <w:sz w:val="22"/>
          <w:szCs w:val="22"/>
        </w:rPr>
        <w:t>Studbook ID: 11709</w:t>
      </w:r>
      <w:r w:rsidR="00BA1B5D">
        <w:rPr>
          <w:rFonts w:ascii="Garamond" w:hAnsi="Garamond"/>
          <w:sz w:val="22"/>
          <w:szCs w:val="22"/>
        </w:rPr>
        <w:t xml:space="preserve">; </w:t>
      </w:r>
      <w:r w:rsidR="00BA1B5D" w:rsidRPr="000F346A">
        <w:rPr>
          <w:rFonts w:ascii="Garamond" w:hAnsi="Garamond"/>
          <w:sz w:val="22"/>
          <w:szCs w:val="22"/>
        </w:rPr>
        <w:t>Alex</w:t>
      </w:r>
      <w:r w:rsidR="00BA1B5D">
        <w:rPr>
          <w:rFonts w:ascii="Garamond" w:hAnsi="Garamond"/>
          <w:sz w:val="22"/>
          <w:szCs w:val="22"/>
        </w:rPr>
        <w:t xml:space="preserve">, </w:t>
      </w:r>
      <w:r w:rsidR="00BA1B5D" w:rsidRPr="000F346A">
        <w:rPr>
          <w:rFonts w:ascii="Garamond" w:hAnsi="Garamond"/>
          <w:sz w:val="22"/>
          <w:szCs w:val="22"/>
        </w:rPr>
        <w:t>13116</w:t>
      </w:r>
      <w:r w:rsidR="00BA1B5D">
        <w:rPr>
          <w:rFonts w:ascii="Garamond" w:hAnsi="Garamond"/>
          <w:sz w:val="22"/>
          <w:szCs w:val="22"/>
        </w:rPr>
        <w:t>)</w:t>
      </w:r>
      <w:r w:rsidR="00B0124E">
        <w:rPr>
          <w:rFonts w:ascii="Garamond" w:hAnsi="Garamond"/>
          <w:sz w:val="22"/>
          <w:szCs w:val="22"/>
        </w:rPr>
        <w:t>,</w:t>
      </w:r>
      <w:r w:rsidR="0063530D">
        <w:rPr>
          <w:rFonts w:ascii="Garamond" w:hAnsi="Garamond"/>
          <w:sz w:val="22"/>
          <w:szCs w:val="22"/>
        </w:rPr>
        <w:t xml:space="preserve"> </w:t>
      </w:r>
      <w:r w:rsidR="00B0124E">
        <w:rPr>
          <w:rFonts w:ascii="Garamond" w:hAnsi="Garamond"/>
          <w:sz w:val="22"/>
          <w:szCs w:val="22"/>
        </w:rPr>
        <w:t>which the two individuals use to</w:t>
      </w:r>
      <w:r w:rsidR="0063530D">
        <w:rPr>
          <w:rFonts w:ascii="Garamond" w:hAnsi="Garamond"/>
          <w:sz w:val="22"/>
          <w:szCs w:val="22"/>
        </w:rPr>
        <w:t xml:space="preserve"> gather the attention </w:t>
      </w:r>
      <w:r w:rsidR="00653849">
        <w:rPr>
          <w:rFonts w:ascii="Garamond" w:hAnsi="Garamond"/>
          <w:sz w:val="22"/>
          <w:szCs w:val="22"/>
        </w:rPr>
        <w:t xml:space="preserve">of, </w:t>
      </w:r>
      <w:r w:rsidR="0063530D">
        <w:rPr>
          <w:rFonts w:ascii="Garamond" w:hAnsi="Garamond"/>
          <w:sz w:val="22"/>
          <w:szCs w:val="22"/>
        </w:rPr>
        <w:t>and request food from</w:t>
      </w:r>
      <w:r w:rsidR="00653849">
        <w:rPr>
          <w:rFonts w:ascii="Garamond" w:hAnsi="Garamond"/>
          <w:sz w:val="22"/>
          <w:szCs w:val="22"/>
        </w:rPr>
        <w:t>,</w:t>
      </w:r>
      <w:r w:rsidR="00EB7E9A">
        <w:rPr>
          <w:rFonts w:ascii="Garamond" w:hAnsi="Garamond"/>
          <w:sz w:val="22"/>
          <w:szCs w:val="22"/>
        </w:rPr>
        <w:t xml:space="preserve"> </w:t>
      </w:r>
      <w:r w:rsidR="0063530D">
        <w:rPr>
          <w:rFonts w:ascii="Garamond" w:hAnsi="Garamond"/>
          <w:sz w:val="22"/>
          <w:szCs w:val="22"/>
        </w:rPr>
        <w:t>human caretaker</w:t>
      </w:r>
      <w:r w:rsidR="0070693F">
        <w:rPr>
          <w:rFonts w:ascii="Garamond" w:hAnsi="Garamond"/>
          <w:sz w:val="22"/>
          <w:szCs w:val="22"/>
        </w:rPr>
        <w:t>s</w:t>
      </w:r>
      <w:r w:rsidR="0063530D">
        <w:rPr>
          <w:rFonts w:ascii="Garamond" w:hAnsi="Garamond"/>
          <w:sz w:val="22"/>
          <w:szCs w:val="22"/>
        </w:rPr>
        <w:t xml:space="preserve">. </w:t>
      </w:r>
      <w:r w:rsidR="009B6459">
        <w:rPr>
          <w:rFonts w:ascii="Garamond" w:hAnsi="Garamond"/>
          <w:sz w:val="22"/>
          <w:szCs w:val="22"/>
        </w:rPr>
        <w:t>In two experimental sessions with each subject,</w:t>
      </w:r>
      <w:r w:rsidR="009B6459" w:rsidRPr="009B6459">
        <w:rPr>
          <w:rFonts w:ascii="Garamond" w:hAnsi="Garamond"/>
          <w:sz w:val="22"/>
          <w:szCs w:val="22"/>
        </w:rPr>
        <w:t xml:space="preserve"> </w:t>
      </w:r>
      <w:r w:rsidR="009B6459">
        <w:rPr>
          <w:rFonts w:ascii="Garamond" w:hAnsi="Garamond"/>
          <w:sz w:val="22"/>
          <w:szCs w:val="22"/>
        </w:rPr>
        <w:t xml:space="preserve">a familiar human experimenter (JC) provided familiar </w:t>
      </w:r>
      <w:r w:rsidR="009B6459" w:rsidRPr="004111D0">
        <w:rPr>
          <w:rFonts w:ascii="Garamond" w:hAnsi="Garamond"/>
          <w:sz w:val="22"/>
          <w:szCs w:val="22"/>
        </w:rPr>
        <w:t xml:space="preserve">food items to elicit </w:t>
      </w:r>
      <w:r w:rsidR="009B6459">
        <w:rPr>
          <w:rFonts w:ascii="Garamond" w:hAnsi="Garamond"/>
          <w:sz w:val="22"/>
          <w:szCs w:val="22"/>
        </w:rPr>
        <w:t xml:space="preserve">the </w:t>
      </w:r>
      <w:r w:rsidR="00881C5B">
        <w:rPr>
          <w:rFonts w:ascii="Garamond" w:hAnsi="Garamond"/>
          <w:sz w:val="22"/>
          <w:szCs w:val="22"/>
        </w:rPr>
        <w:t xml:space="preserve">atypical </w:t>
      </w:r>
      <w:r w:rsidR="009B6459">
        <w:rPr>
          <w:rFonts w:ascii="Garamond" w:hAnsi="Garamond"/>
          <w:sz w:val="22"/>
          <w:szCs w:val="22"/>
        </w:rPr>
        <w:t xml:space="preserve">calls </w:t>
      </w:r>
      <w:r w:rsidR="004E4B74">
        <w:rPr>
          <w:rFonts w:ascii="Garamond" w:hAnsi="Garamond"/>
          <w:sz w:val="22"/>
          <w:szCs w:val="22"/>
        </w:rPr>
        <w:t>idiosyncratic to</w:t>
      </w:r>
      <w:r w:rsidR="009B6459" w:rsidRPr="004111D0">
        <w:rPr>
          <w:rFonts w:ascii="Garamond" w:hAnsi="Garamond"/>
          <w:sz w:val="22"/>
          <w:szCs w:val="22"/>
        </w:rPr>
        <w:t xml:space="preserve"> </w:t>
      </w:r>
      <w:r w:rsidR="000B52E0">
        <w:rPr>
          <w:rFonts w:ascii="Garamond" w:hAnsi="Garamond"/>
          <w:sz w:val="22"/>
          <w:szCs w:val="22"/>
        </w:rPr>
        <w:t>each</w:t>
      </w:r>
      <w:r w:rsidR="009B6459" w:rsidRPr="004111D0">
        <w:rPr>
          <w:rFonts w:ascii="Garamond" w:hAnsi="Garamond"/>
          <w:sz w:val="22"/>
          <w:szCs w:val="22"/>
        </w:rPr>
        <w:t xml:space="preserve"> subject</w:t>
      </w:r>
      <w:r w:rsidR="00E4122B">
        <w:rPr>
          <w:rFonts w:ascii="Garamond" w:hAnsi="Garamond"/>
          <w:sz w:val="22"/>
          <w:szCs w:val="22"/>
        </w:rPr>
        <w:t>,</w:t>
      </w:r>
      <w:r w:rsidR="0070693F">
        <w:rPr>
          <w:rFonts w:ascii="Garamond" w:hAnsi="Garamond"/>
          <w:sz w:val="22"/>
          <w:szCs w:val="22"/>
        </w:rPr>
        <w:t xml:space="preserve"> </w:t>
      </w:r>
      <w:r w:rsidR="009A2653">
        <w:rPr>
          <w:rFonts w:ascii="Garamond" w:hAnsi="Garamond"/>
          <w:sz w:val="22"/>
          <w:szCs w:val="22"/>
        </w:rPr>
        <w:t xml:space="preserve">while </w:t>
      </w:r>
      <w:r w:rsidR="0070693F">
        <w:rPr>
          <w:rFonts w:ascii="Garamond" w:hAnsi="Garamond"/>
          <w:sz w:val="22"/>
          <w:szCs w:val="22"/>
        </w:rPr>
        <w:t>he or she</w:t>
      </w:r>
      <w:r w:rsidR="005B7BA0">
        <w:rPr>
          <w:rFonts w:ascii="Garamond" w:hAnsi="Garamond"/>
          <w:sz w:val="22"/>
          <w:szCs w:val="22"/>
        </w:rPr>
        <w:t xml:space="preserve"> was </w:t>
      </w:r>
      <w:r w:rsidR="009A2653" w:rsidRPr="004111D0">
        <w:rPr>
          <w:rFonts w:ascii="Garamond" w:hAnsi="Garamond"/>
          <w:sz w:val="22"/>
          <w:szCs w:val="22"/>
        </w:rPr>
        <w:t xml:space="preserve">alone in </w:t>
      </w:r>
      <w:r w:rsidR="0022763C">
        <w:rPr>
          <w:rFonts w:ascii="Garamond" w:hAnsi="Garamond"/>
          <w:sz w:val="22"/>
          <w:szCs w:val="22"/>
        </w:rPr>
        <w:t>its</w:t>
      </w:r>
      <w:r w:rsidR="009A2653" w:rsidRPr="004111D0">
        <w:rPr>
          <w:rFonts w:ascii="Garamond" w:hAnsi="Garamond"/>
          <w:sz w:val="22"/>
          <w:szCs w:val="22"/>
        </w:rPr>
        <w:t xml:space="preserve"> indoor quarters</w:t>
      </w:r>
      <w:r w:rsidR="00643B39">
        <w:rPr>
          <w:rFonts w:ascii="Garamond" w:hAnsi="Garamond"/>
          <w:sz w:val="22"/>
          <w:szCs w:val="22"/>
        </w:rPr>
        <w:t>, in a total of 4 sessions (</w:t>
      </w:r>
      <w:r w:rsidR="00F94892">
        <w:rPr>
          <w:rFonts w:ascii="Garamond" w:hAnsi="Garamond"/>
          <w:sz w:val="22"/>
          <w:szCs w:val="22"/>
        </w:rPr>
        <w:t xml:space="preserve">i.e., </w:t>
      </w:r>
      <w:r w:rsidR="00643B39">
        <w:rPr>
          <w:rFonts w:ascii="Garamond" w:hAnsi="Garamond"/>
          <w:sz w:val="22"/>
          <w:szCs w:val="22"/>
        </w:rPr>
        <w:t xml:space="preserve">two </w:t>
      </w:r>
      <w:r w:rsidR="00F94892">
        <w:rPr>
          <w:rFonts w:ascii="Garamond" w:hAnsi="Garamond"/>
          <w:sz w:val="22"/>
          <w:szCs w:val="22"/>
        </w:rPr>
        <w:t xml:space="preserve">sessions </w:t>
      </w:r>
      <w:r w:rsidR="00643B39">
        <w:rPr>
          <w:rFonts w:ascii="Garamond" w:hAnsi="Garamond"/>
          <w:sz w:val="22"/>
          <w:szCs w:val="22"/>
        </w:rPr>
        <w:t>for each subject)</w:t>
      </w:r>
      <w:r w:rsidR="00244E79">
        <w:rPr>
          <w:rFonts w:ascii="Garamond" w:hAnsi="Garamond"/>
          <w:sz w:val="22"/>
          <w:szCs w:val="22"/>
        </w:rPr>
        <w:t>.</w:t>
      </w:r>
      <w:r w:rsidR="000833D6" w:rsidRPr="000833D6">
        <w:rPr>
          <w:rFonts w:ascii="Garamond" w:hAnsi="Garamond"/>
          <w:sz w:val="22"/>
          <w:szCs w:val="22"/>
        </w:rPr>
        <w:t xml:space="preserve"> </w:t>
      </w:r>
      <w:r w:rsidR="000833D6" w:rsidRPr="004111D0">
        <w:rPr>
          <w:rFonts w:ascii="Garamond" w:hAnsi="Garamond"/>
          <w:sz w:val="22"/>
          <w:szCs w:val="22"/>
        </w:rPr>
        <w:t xml:space="preserve">Experimental conditions were </w:t>
      </w:r>
      <w:r w:rsidR="00B546B4" w:rsidRPr="004111D0">
        <w:rPr>
          <w:rFonts w:ascii="Garamond" w:hAnsi="Garamond"/>
          <w:sz w:val="22"/>
          <w:szCs w:val="22"/>
        </w:rPr>
        <w:t>always kept constant</w:t>
      </w:r>
      <w:r w:rsidR="00302ACE">
        <w:rPr>
          <w:rFonts w:ascii="Garamond" w:hAnsi="Garamond"/>
          <w:sz w:val="22"/>
          <w:szCs w:val="22"/>
        </w:rPr>
        <w:t xml:space="preserve"> during and across session</w:t>
      </w:r>
      <w:r w:rsidR="00FE69D5">
        <w:rPr>
          <w:rFonts w:ascii="Garamond" w:hAnsi="Garamond"/>
          <w:sz w:val="22"/>
          <w:szCs w:val="22"/>
        </w:rPr>
        <w:t>s</w:t>
      </w:r>
      <w:r w:rsidR="000833D6">
        <w:rPr>
          <w:rFonts w:ascii="Garamond" w:hAnsi="Garamond"/>
          <w:sz w:val="22"/>
          <w:szCs w:val="22"/>
        </w:rPr>
        <w:t xml:space="preserve">, </w:t>
      </w:r>
      <w:r w:rsidR="00EB20B5">
        <w:rPr>
          <w:rFonts w:ascii="Garamond" w:hAnsi="Garamond"/>
          <w:sz w:val="22"/>
          <w:szCs w:val="22"/>
        </w:rPr>
        <w:t xml:space="preserve">such </w:t>
      </w:r>
      <w:r w:rsidR="004C1F66">
        <w:rPr>
          <w:rFonts w:ascii="Garamond" w:hAnsi="Garamond"/>
          <w:sz w:val="22"/>
          <w:szCs w:val="22"/>
        </w:rPr>
        <w:t xml:space="preserve">that there </w:t>
      </w:r>
      <w:r w:rsidR="00EB20B5">
        <w:rPr>
          <w:rFonts w:ascii="Garamond" w:hAnsi="Garamond"/>
          <w:sz w:val="22"/>
          <w:szCs w:val="22"/>
        </w:rPr>
        <w:t>were</w:t>
      </w:r>
      <w:r w:rsidR="000833D6" w:rsidRPr="004111D0">
        <w:rPr>
          <w:rFonts w:ascii="Garamond" w:hAnsi="Garamond"/>
          <w:sz w:val="22"/>
          <w:szCs w:val="22"/>
        </w:rPr>
        <w:t xml:space="preserve"> no changes in food type</w:t>
      </w:r>
      <w:r w:rsidR="000833D6">
        <w:rPr>
          <w:rFonts w:ascii="Garamond" w:hAnsi="Garamond"/>
          <w:sz w:val="22"/>
          <w:szCs w:val="22"/>
        </w:rPr>
        <w:t xml:space="preserve">, </w:t>
      </w:r>
      <w:r w:rsidR="00D67AC4">
        <w:rPr>
          <w:rFonts w:ascii="Garamond" w:hAnsi="Garamond"/>
          <w:sz w:val="22"/>
          <w:szCs w:val="22"/>
        </w:rPr>
        <w:t xml:space="preserve">human-to-ape </w:t>
      </w:r>
      <w:r w:rsidR="0076167A">
        <w:rPr>
          <w:rFonts w:ascii="Garamond" w:hAnsi="Garamond"/>
          <w:sz w:val="22"/>
          <w:szCs w:val="22"/>
        </w:rPr>
        <w:t xml:space="preserve">relative </w:t>
      </w:r>
      <w:proofErr w:type="gramStart"/>
      <w:r w:rsidR="00EC2406" w:rsidRPr="004111D0">
        <w:rPr>
          <w:rFonts w:ascii="Garamond" w:hAnsi="Garamond"/>
          <w:sz w:val="22"/>
          <w:szCs w:val="22"/>
        </w:rPr>
        <w:t>position</w:t>
      </w:r>
      <w:proofErr w:type="gramEnd"/>
      <w:r w:rsidR="0013260C">
        <w:rPr>
          <w:rFonts w:ascii="Garamond" w:hAnsi="Garamond"/>
          <w:sz w:val="22"/>
          <w:szCs w:val="22"/>
        </w:rPr>
        <w:t xml:space="preserve"> and</w:t>
      </w:r>
      <w:r w:rsidR="00476A88">
        <w:rPr>
          <w:rFonts w:ascii="Garamond" w:hAnsi="Garamond"/>
          <w:sz w:val="22"/>
          <w:szCs w:val="22"/>
        </w:rPr>
        <w:t xml:space="preserve"> distance</w:t>
      </w:r>
      <w:r w:rsidR="00D67AC4">
        <w:rPr>
          <w:rFonts w:ascii="Garamond" w:hAnsi="Garamond"/>
          <w:sz w:val="22"/>
          <w:szCs w:val="22"/>
        </w:rPr>
        <w:t>,</w:t>
      </w:r>
      <w:r w:rsidR="000833D6" w:rsidRPr="004111D0">
        <w:rPr>
          <w:rFonts w:ascii="Garamond" w:hAnsi="Garamond"/>
          <w:sz w:val="22"/>
          <w:szCs w:val="22"/>
        </w:rPr>
        <w:t xml:space="preserve"> </w:t>
      </w:r>
      <w:r w:rsidR="00FE1293">
        <w:rPr>
          <w:rFonts w:ascii="Garamond" w:hAnsi="Garamond"/>
          <w:sz w:val="22"/>
          <w:szCs w:val="22"/>
        </w:rPr>
        <w:t xml:space="preserve">recording </w:t>
      </w:r>
      <w:r w:rsidR="001B3A91">
        <w:rPr>
          <w:rFonts w:ascii="Garamond" w:hAnsi="Garamond"/>
          <w:sz w:val="22"/>
          <w:szCs w:val="22"/>
        </w:rPr>
        <w:t xml:space="preserve">equipment and </w:t>
      </w:r>
      <w:r w:rsidR="0030776B">
        <w:rPr>
          <w:rFonts w:ascii="Garamond" w:hAnsi="Garamond"/>
          <w:sz w:val="22"/>
          <w:szCs w:val="22"/>
        </w:rPr>
        <w:t xml:space="preserve">surrounding </w:t>
      </w:r>
      <w:r w:rsidR="00FE1293">
        <w:rPr>
          <w:rFonts w:ascii="Garamond" w:hAnsi="Garamond"/>
          <w:sz w:val="22"/>
          <w:szCs w:val="22"/>
        </w:rPr>
        <w:t>acoustics</w:t>
      </w:r>
      <w:r w:rsidR="000833D6" w:rsidRPr="004111D0">
        <w:rPr>
          <w:rFonts w:ascii="Garamond" w:hAnsi="Garamond"/>
          <w:sz w:val="22"/>
          <w:szCs w:val="22"/>
        </w:rPr>
        <w:t>.</w:t>
      </w:r>
      <w:r w:rsidR="00C70E74" w:rsidRPr="00C70E74">
        <w:rPr>
          <w:rFonts w:ascii="Garamond" w:hAnsi="Garamond"/>
          <w:sz w:val="22"/>
          <w:szCs w:val="22"/>
        </w:rPr>
        <w:t xml:space="preserve"> </w:t>
      </w:r>
    </w:p>
    <w:p w14:paraId="2A6392F3" w14:textId="2BE21F9A" w:rsidR="003D66EC" w:rsidRDefault="00C236E0" w:rsidP="00251E05">
      <w:pPr>
        <w:ind w:firstLine="720"/>
        <w:jc w:val="both"/>
        <w:rPr>
          <w:rFonts w:ascii="Garamond" w:hAnsi="Garamond"/>
          <w:sz w:val="22"/>
          <w:szCs w:val="22"/>
        </w:rPr>
      </w:pPr>
      <w:r>
        <w:rPr>
          <w:rFonts w:ascii="Garamond" w:hAnsi="Garamond"/>
          <w:sz w:val="22"/>
          <w:szCs w:val="22"/>
        </w:rPr>
        <w:t>W</w:t>
      </w:r>
      <w:r w:rsidR="002B50ED">
        <w:rPr>
          <w:rFonts w:ascii="Garamond" w:hAnsi="Garamond"/>
          <w:sz w:val="22"/>
          <w:szCs w:val="22"/>
        </w:rPr>
        <w:t>e extracted four acoustic parameters from call recordings</w:t>
      </w:r>
      <w:r w:rsidR="00545B3E">
        <w:rPr>
          <w:rFonts w:ascii="Garamond" w:hAnsi="Garamond"/>
          <w:sz w:val="22"/>
          <w:szCs w:val="22"/>
        </w:rPr>
        <w:t xml:space="preserve"> using Raven Pro (Version 1.6.3)</w:t>
      </w:r>
      <w:r w:rsidR="000C6EE3">
        <w:rPr>
          <w:rFonts w:ascii="Garamond" w:hAnsi="Garamond"/>
          <w:sz w:val="22"/>
          <w:szCs w:val="22"/>
        </w:rPr>
        <w:t>.</w:t>
      </w:r>
      <w:r w:rsidR="004F5694">
        <w:rPr>
          <w:rFonts w:ascii="Garamond" w:hAnsi="Garamond"/>
          <w:sz w:val="22"/>
          <w:szCs w:val="22"/>
        </w:rPr>
        <w:t xml:space="preserve"> </w:t>
      </w:r>
      <w:r w:rsidR="000C6EE3">
        <w:rPr>
          <w:rFonts w:ascii="Garamond" w:hAnsi="Garamond"/>
          <w:sz w:val="22"/>
          <w:szCs w:val="22"/>
        </w:rPr>
        <w:t>T</w:t>
      </w:r>
      <w:r w:rsidR="004F5694">
        <w:rPr>
          <w:rFonts w:ascii="Garamond" w:hAnsi="Garamond"/>
          <w:sz w:val="22"/>
          <w:szCs w:val="22"/>
        </w:rPr>
        <w:t>wo parameters characteri</w:t>
      </w:r>
      <w:r w:rsidR="00D459EE">
        <w:rPr>
          <w:rFonts w:ascii="Garamond" w:hAnsi="Garamond"/>
          <w:sz w:val="22"/>
          <w:szCs w:val="22"/>
        </w:rPr>
        <w:t>zing</w:t>
      </w:r>
      <w:r w:rsidR="004F5694">
        <w:rPr>
          <w:rFonts w:ascii="Garamond" w:hAnsi="Garamond"/>
          <w:sz w:val="22"/>
          <w:szCs w:val="22"/>
        </w:rPr>
        <w:t xml:space="preserve"> “</w:t>
      </w:r>
      <w:r w:rsidR="004D0714">
        <w:rPr>
          <w:rFonts w:ascii="Garamond" w:hAnsi="Garamond"/>
          <w:sz w:val="22"/>
          <w:szCs w:val="22"/>
        </w:rPr>
        <w:t>voice</w:t>
      </w:r>
      <w:r w:rsidR="004F5694">
        <w:rPr>
          <w:rFonts w:ascii="Garamond" w:hAnsi="Garamond"/>
          <w:sz w:val="22"/>
          <w:szCs w:val="22"/>
        </w:rPr>
        <w:t xml:space="preserve"> activation”: maximum frequency (</w:t>
      </w:r>
      <w:r w:rsidR="00A00134">
        <w:rPr>
          <w:rFonts w:ascii="Garamond" w:hAnsi="Garamond"/>
          <w:sz w:val="22"/>
          <w:szCs w:val="22"/>
        </w:rPr>
        <w:t>“</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4F5694">
        <w:rPr>
          <w:rFonts w:ascii="Garamond" w:hAnsi="Garamond"/>
          <w:sz w:val="22"/>
          <w:szCs w:val="22"/>
        </w:rPr>
        <w:t>Hz) and duration (s)</w:t>
      </w:r>
      <w:r w:rsidR="007B1979">
        <w:rPr>
          <w:rFonts w:ascii="Garamond" w:hAnsi="Garamond"/>
          <w:sz w:val="22"/>
          <w:szCs w:val="22"/>
        </w:rPr>
        <w:t xml:space="preserve">, which measure the dominant </w:t>
      </w:r>
      <w:r w:rsidR="00C95A6F">
        <w:rPr>
          <w:rFonts w:ascii="Garamond" w:hAnsi="Garamond"/>
          <w:sz w:val="22"/>
          <w:szCs w:val="22"/>
        </w:rPr>
        <w:t xml:space="preserve">and loudest </w:t>
      </w:r>
      <w:r w:rsidR="007B1979">
        <w:rPr>
          <w:rFonts w:ascii="Garamond" w:hAnsi="Garamond"/>
          <w:sz w:val="22"/>
          <w:szCs w:val="22"/>
        </w:rPr>
        <w:t xml:space="preserve">frequency at which the laryngeal source </w:t>
      </w:r>
      <w:r w:rsidR="00F30E79">
        <w:rPr>
          <w:rFonts w:ascii="Garamond" w:hAnsi="Garamond"/>
          <w:sz w:val="22"/>
          <w:szCs w:val="22"/>
        </w:rPr>
        <w:t xml:space="preserve">oscillates </w:t>
      </w:r>
      <w:r w:rsidR="007B1979">
        <w:rPr>
          <w:rFonts w:ascii="Garamond" w:hAnsi="Garamond"/>
          <w:sz w:val="22"/>
          <w:szCs w:val="22"/>
        </w:rPr>
        <w:t>(predominantly</w:t>
      </w:r>
      <w:r w:rsidR="00372772">
        <w:rPr>
          <w:rFonts w:ascii="Garamond" w:hAnsi="Garamond"/>
          <w:sz w:val="22"/>
          <w:szCs w:val="22"/>
        </w:rPr>
        <w:t>,</w:t>
      </w:r>
      <w:r w:rsidR="007B1979">
        <w:rPr>
          <w:rFonts w:ascii="Garamond" w:hAnsi="Garamond"/>
          <w:sz w:val="22"/>
          <w:szCs w:val="22"/>
        </w:rPr>
        <w:t xml:space="preserve"> the vocal folds) and for how long</w:t>
      </w:r>
      <w:r w:rsidR="00607DA1">
        <w:rPr>
          <w:rFonts w:ascii="Garamond" w:hAnsi="Garamond"/>
          <w:sz w:val="22"/>
          <w:szCs w:val="22"/>
        </w:rPr>
        <w:t>, respectively</w:t>
      </w:r>
      <w:r w:rsidR="004F5694">
        <w:rPr>
          <w:rFonts w:ascii="Garamond" w:hAnsi="Garamond"/>
          <w:sz w:val="22"/>
          <w:szCs w:val="22"/>
        </w:rPr>
        <w:t>; and two</w:t>
      </w:r>
      <w:r w:rsidR="00F30E79">
        <w:rPr>
          <w:rFonts w:ascii="Garamond" w:hAnsi="Garamond"/>
          <w:sz w:val="22"/>
          <w:szCs w:val="22"/>
        </w:rPr>
        <w:t xml:space="preserve"> parameters</w:t>
      </w:r>
      <w:r w:rsidR="004F5694">
        <w:rPr>
          <w:rFonts w:ascii="Garamond" w:hAnsi="Garamond"/>
          <w:sz w:val="22"/>
          <w:szCs w:val="22"/>
        </w:rPr>
        <w:t xml:space="preserve"> characteriz</w:t>
      </w:r>
      <w:r w:rsidR="00C95A6F">
        <w:rPr>
          <w:rFonts w:ascii="Garamond" w:hAnsi="Garamond"/>
          <w:sz w:val="22"/>
          <w:szCs w:val="22"/>
        </w:rPr>
        <w:t>ing</w:t>
      </w:r>
      <w:r w:rsidR="004F5694">
        <w:rPr>
          <w:rFonts w:ascii="Garamond" w:hAnsi="Garamond"/>
          <w:sz w:val="22"/>
          <w:szCs w:val="22"/>
        </w:rPr>
        <w:t xml:space="preserve"> “voice </w:t>
      </w:r>
      <w:r w:rsidR="002C57E5">
        <w:rPr>
          <w:rFonts w:ascii="Garamond" w:hAnsi="Garamond"/>
          <w:sz w:val="22"/>
          <w:szCs w:val="22"/>
        </w:rPr>
        <w:t>modulation</w:t>
      </w:r>
      <w:r w:rsidR="004F5694">
        <w:rPr>
          <w:rFonts w:ascii="Garamond" w:hAnsi="Garamond"/>
          <w:sz w:val="22"/>
          <w:szCs w:val="22"/>
        </w:rPr>
        <w:t>”</w:t>
      </w:r>
      <w:r w:rsidR="001E5CAE">
        <w:rPr>
          <w:rFonts w:ascii="Garamond" w:hAnsi="Garamond"/>
          <w:sz w:val="22"/>
          <w:szCs w:val="22"/>
        </w:rPr>
        <w:t xml:space="preserve">: </w:t>
      </w:r>
      <w:r w:rsidR="00A35EF3">
        <w:rPr>
          <w:rFonts w:ascii="Garamond" w:hAnsi="Garamond"/>
          <w:sz w:val="22"/>
          <w:szCs w:val="22"/>
        </w:rPr>
        <w:t xml:space="preserve">peak frequency contour </w:t>
      </w:r>
      <w:r w:rsidR="00F11B9A">
        <w:rPr>
          <w:rFonts w:ascii="Garamond" w:hAnsi="Garamond"/>
          <w:sz w:val="22"/>
          <w:szCs w:val="22"/>
        </w:rPr>
        <w:t>average slope (</w:t>
      </w:r>
      <w:r w:rsidR="00A00134">
        <w:rPr>
          <w:rFonts w:ascii="Garamond" w:hAnsi="Garamond"/>
          <w:sz w:val="22"/>
          <w:szCs w:val="22"/>
        </w:rPr>
        <w:t>“</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F11B9A">
        <w:rPr>
          <w:rFonts w:ascii="Garamond" w:hAnsi="Garamond"/>
          <w:sz w:val="22"/>
          <w:szCs w:val="22"/>
        </w:rPr>
        <w:t>Hz) and average acoustic entropy (bits)</w:t>
      </w:r>
      <w:r w:rsidR="00C95A6F">
        <w:rPr>
          <w:rFonts w:ascii="Garamond" w:hAnsi="Garamond"/>
          <w:sz w:val="22"/>
          <w:szCs w:val="22"/>
        </w:rPr>
        <w:t>, which measure the average change in oscillation rate of the source and how regular</w:t>
      </w:r>
      <w:r w:rsidR="00216A1A">
        <w:rPr>
          <w:rFonts w:ascii="Garamond" w:hAnsi="Garamond"/>
          <w:sz w:val="22"/>
          <w:szCs w:val="22"/>
        </w:rPr>
        <w:t>/chaotic</w:t>
      </w:r>
      <w:r w:rsidR="00C95A6F">
        <w:rPr>
          <w:rFonts w:ascii="Garamond" w:hAnsi="Garamond"/>
          <w:sz w:val="22"/>
          <w:szCs w:val="22"/>
        </w:rPr>
        <w:t xml:space="preserve"> </w:t>
      </w:r>
      <w:r w:rsidR="00BC28B1">
        <w:rPr>
          <w:rFonts w:ascii="Garamond" w:hAnsi="Garamond"/>
          <w:sz w:val="22"/>
          <w:szCs w:val="22"/>
        </w:rPr>
        <w:t xml:space="preserve">that </w:t>
      </w:r>
      <w:r w:rsidR="00C95A6F">
        <w:rPr>
          <w:rFonts w:ascii="Garamond" w:hAnsi="Garamond"/>
          <w:sz w:val="22"/>
          <w:szCs w:val="22"/>
        </w:rPr>
        <w:t>oscillation is</w:t>
      </w:r>
      <w:r w:rsidR="00372772">
        <w:rPr>
          <w:rFonts w:ascii="Garamond" w:hAnsi="Garamond"/>
          <w:sz w:val="22"/>
          <w:szCs w:val="22"/>
        </w:rPr>
        <w:fldChar w:fldCharType="begin"/>
      </w:r>
      <w:r w:rsidR="0034272E">
        <w:rPr>
          <w:rFonts w:ascii="Garamond" w:hAnsi="Garamond"/>
          <w:sz w:val="22"/>
          <w:szCs w:val="22"/>
        </w:rPr>
        <w:instrText xml:space="preserve"> ADDIN ZOTERO_ITEM CSL_CITATION {"citationID":"a9k4l7kkrg","properties":{"formattedCitation":"\\super 74\\nosupersub{}","plainCitation":"74","noteIndex":0},"citationItems":[{"id":1960,"uris":["http://zotero.org/users/5804987/items/KCYIH2Z8"],"itemData":{"id":1960,"type":"article-journal","abstract":"Nonlinear vocal phenomena are a ubiquitous feature of human and non-human animal vocalizations. Although we understand how these complex acoustic intrusions are generated, it is not clear whether they function adaptively for the animals producing them. One explanation is that nonlinearities make calls more unpredictable, increasing behavioural responses and ultimately reducing the chances of habituation to these call types. Meerkats (Suricata suricatta) exhibit nonlinear subharmonics in their predator alarm calls. We specifically tested the 'unpredictability hypothesis' by playing back naturally occurring nonlinear and linear medium-urgency alarm call bouts. Results indicate that subjects responded more strongly and foraged less after hearing nonlinear alarm calls. We argue that these findings support the unpredictability hypothesis and suggest this is the first study in animals or humans to show that nonlinear vocal phenomena function adaptively.","container-title":"Biology letters","DOI":"10.1098/rsbl.2010.0537","issue":"1","language":"English","note":"PMCID: PMC3030881\nPMID: 20659926","page":"47–49","title":"The function of nonlinear phenomena in meerkat alarm calls.","volume":"7","author":[{"family":"Townsend","given":"Simon W"},{"family":"Manser","given":"Marta B"}],"issued":{"date-parts":[["2011"]]}}}],"schema":"https://github.com/citation-style-language/schema/raw/master/csl-citation.json"} </w:instrText>
      </w:r>
      <w:r w:rsidR="00372772">
        <w:rPr>
          <w:rFonts w:ascii="Garamond" w:hAnsi="Garamond"/>
          <w:sz w:val="22"/>
          <w:szCs w:val="22"/>
        </w:rPr>
        <w:fldChar w:fldCharType="separate"/>
      </w:r>
      <w:r w:rsidR="0034272E" w:rsidRPr="0034272E">
        <w:rPr>
          <w:rFonts w:ascii="Garamond" w:hAnsi="Garamond" w:cs="Times New Roman"/>
          <w:sz w:val="22"/>
          <w:vertAlign w:val="superscript"/>
        </w:rPr>
        <w:t>74</w:t>
      </w:r>
      <w:r w:rsidR="00372772">
        <w:rPr>
          <w:rFonts w:ascii="Garamond" w:hAnsi="Garamond"/>
          <w:sz w:val="22"/>
          <w:szCs w:val="22"/>
        </w:rPr>
        <w:fldChar w:fldCharType="end"/>
      </w:r>
      <w:r w:rsidR="00BC28B1">
        <w:rPr>
          <w:rFonts w:ascii="Garamond" w:hAnsi="Garamond"/>
          <w:sz w:val="22"/>
          <w:szCs w:val="22"/>
        </w:rPr>
        <w:t>, respectively.</w:t>
      </w:r>
      <w:r w:rsidR="00F11B9A">
        <w:rPr>
          <w:rFonts w:ascii="Garamond" w:hAnsi="Garamond"/>
          <w:sz w:val="22"/>
          <w:szCs w:val="22"/>
        </w:rPr>
        <w:t xml:space="preserve"> </w:t>
      </w:r>
      <w:r w:rsidR="00251E05">
        <w:rPr>
          <w:rFonts w:ascii="Garamond" w:hAnsi="Garamond"/>
          <w:sz w:val="22"/>
          <w:szCs w:val="22"/>
        </w:rPr>
        <w:t>On the basis of these parameters, w</w:t>
      </w:r>
      <w:r w:rsidR="00713AE7">
        <w:rPr>
          <w:rFonts w:ascii="Garamond" w:hAnsi="Garamond"/>
          <w:sz w:val="22"/>
          <w:szCs w:val="22"/>
        </w:rPr>
        <w:t xml:space="preserve">e </w:t>
      </w:r>
      <w:r w:rsidR="00934725">
        <w:rPr>
          <w:rFonts w:ascii="Garamond" w:hAnsi="Garamond"/>
          <w:sz w:val="22"/>
          <w:szCs w:val="22"/>
        </w:rPr>
        <w:t xml:space="preserve">used then three </w:t>
      </w:r>
      <w:r w:rsidR="00FC4F6D">
        <w:rPr>
          <w:rFonts w:ascii="Garamond" w:hAnsi="Garamond"/>
          <w:sz w:val="22"/>
          <w:szCs w:val="22"/>
        </w:rPr>
        <w:t xml:space="preserve">levels </w:t>
      </w:r>
      <w:r w:rsidR="00780905">
        <w:rPr>
          <w:rFonts w:ascii="Garamond" w:hAnsi="Garamond"/>
          <w:sz w:val="22"/>
          <w:szCs w:val="22"/>
        </w:rPr>
        <w:t xml:space="preserve">of analysis </w:t>
      </w:r>
      <w:r w:rsidR="00934725">
        <w:rPr>
          <w:rFonts w:ascii="Garamond" w:hAnsi="Garamond"/>
          <w:sz w:val="22"/>
          <w:szCs w:val="22"/>
        </w:rPr>
        <w:t>to</w:t>
      </w:r>
      <w:r w:rsidR="00713AE7">
        <w:rPr>
          <w:rFonts w:ascii="Garamond" w:hAnsi="Garamond"/>
          <w:sz w:val="22"/>
          <w:szCs w:val="22"/>
        </w:rPr>
        <w:t xml:space="preserve"> </w:t>
      </w:r>
      <w:r w:rsidR="00AD3EC2">
        <w:rPr>
          <w:rFonts w:ascii="Garamond" w:hAnsi="Garamond"/>
          <w:sz w:val="22"/>
          <w:szCs w:val="22"/>
        </w:rPr>
        <w:t xml:space="preserve">test </w:t>
      </w:r>
      <w:r w:rsidR="00104959">
        <w:rPr>
          <w:rFonts w:ascii="Garamond" w:hAnsi="Garamond"/>
          <w:sz w:val="22"/>
          <w:szCs w:val="22"/>
        </w:rPr>
        <w:t xml:space="preserve">directly </w:t>
      </w:r>
      <w:r w:rsidR="00AD3EC2">
        <w:rPr>
          <w:rFonts w:ascii="Garamond" w:hAnsi="Garamond"/>
          <w:sz w:val="22"/>
          <w:szCs w:val="22"/>
        </w:rPr>
        <w:t xml:space="preserve">the </w:t>
      </w:r>
      <w:r w:rsidR="00556FDB">
        <w:rPr>
          <w:rFonts w:ascii="Garamond" w:hAnsi="Garamond"/>
          <w:sz w:val="22"/>
          <w:szCs w:val="22"/>
        </w:rPr>
        <w:t>Kuypers &amp; Jürgens hypothesis</w:t>
      </w:r>
      <w:r w:rsidR="00251E05">
        <w:rPr>
          <w:rFonts w:ascii="Garamond" w:hAnsi="Garamond"/>
          <w:sz w:val="22"/>
          <w:szCs w:val="22"/>
        </w:rPr>
        <w:fldChar w:fldCharType="begin"/>
      </w:r>
      <w:r w:rsidR="00802717">
        <w:rPr>
          <w:rFonts w:ascii="Garamond" w:hAnsi="Garamond"/>
          <w:sz w:val="22"/>
          <w:szCs w:val="22"/>
        </w:rPr>
        <w:instrText xml:space="preserve"> ADDIN ZOTERO_ITEM CSL_CITATION {"citationID":"PN9Ve3In","properties":{"formattedCitation":"\\super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251E05">
        <w:rPr>
          <w:rFonts w:ascii="Garamond" w:hAnsi="Garamond"/>
          <w:sz w:val="22"/>
          <w:szCs w:val="22"/>
        </w:rPr>
        <w:fldChar w:fldCharType="separate"/>
      </w:r>
      <w:r w:rsidR="002F183E" w:rsidRPr="002F183E">
        <w:rPr>
          <w:rFonts w:ascii="Garamond" w:hAnsi="Garamond" w:cs="Times New Roman"/>
          <w:sz w:val="22"/>
          <w:vertAlign w:val="superscript"/>
        </w:rPr>
        <w:t>6–8</w:t>
      </w:r>
      <w:r w:rsidR="00251E05">
        <w:rPr>
          <w:rFonts w:ascii="Garamond" w:hAnsi="Garamond"/>
          <w:sz w:val="22"/>
          <w:szCs w:val="22"/>
        </w:rPr>
        <w:fldChar w:fldCharType="end"/>
      </w:r>
      <w:r w:rsidR="003B4EB2">
        <w:rPr>
          <w:rFonts w:ascii="Garamond" w:hAnsi="Garamond"/>
          <w:sz w:val="22"/>
          <w:szCs w:val="22"/>
        </w:rPr>
        <w:t xml:space="preserve"> </w:t>
      </w:r>
      <w:r w:rsidR="00AD3EC2">
        <w:rPr>
          <w:rFonts w:ascii="Garamond" w:hAnsi="Garamond"/>
          <w:sz w:val="22"/>
          <w:szCs w:val="22"/>
        </w:rPr>
        <w:t xml:space="preserve">that </w:t>
      </w:r>
      <w:r w:rsidR="00934725">
        <w:rPr>
          <w:rFonts w:ascii="Garamond" w:hAnsi="Garamond"/>
          <w:sz w:val="22"/>
          <w:szCs w:val="22"/>
        </w:rPr>
        <w:t>great ape</w:t>
      </w:r>
      <w:r w:rsidR="00556FDB">
        <w:rPr>
          <w:rFonts w:ascii="Garamond" w:hAnsi="Garamond"/>
          <w:sz w:val="22"/>
          <w:szCs w:val="22"/>
        </w:rPr>
        <w:t>s</w:t>
      </w:r>
      <w:r w:rsidR="00934725">
        <w:rPr>
          <w:rFonts w:ascii="Garamond" w:hAnsi="Garamond"/>
          <w:sz w:val="22"/>
          <w:szCs w:val="22"/>
        </w:rPr>
        <w:t xml:space="preserve"> lack </w:t>
      </w:r>
      <w:r w:rsidR="00AD3EC2">
        <w:rPr>
          <w:rFonts w:ascii="Garamond" w:hAnsi="Garamond"/>
          <w:sz w:val="22"/>
          <w:szCs w:val="22"/>
        </w:rPr>
        <w:t>laryngeal control</w:t>
      </w:r>
      <w:r w:rsidR="002451E5">
        <w:rPr>
          <w:rFonts w:ascii="Garamond" w:hAnsi="Garamond"/>
          <w:sz w:val="22"/>
          <w:szCs w:val="22"/>
        </w:rPr>
        <w:t>,</w:t>
      </w:r>
      <w:r w:rsidR="00AD3EC2">
        <w:rPr>
          <w:rFonts w:ascii="Garamond" w:hAnsi="Garamond"/>
          <w:sz w:val="22"/>
          <w:szCs w:val="22"/>
        </w:rPr>
        <w:t xml:space="preserve"> and </w:t>
      </w:r>
      <w:r w:rsidR="002451E5">
        <w:rPr>
          <w:rFonts w:ascii="Garamond" w:hAnsi="Garamond"/>
          <w:sz w:val="22"/>
          <w:szCs w:val="22"/>
        </w:rPr>
        <w:t xml:space="preserve">consequently, </w:t>
      </w:r>
      <w:r w:rsidR="00934725">
        <w:rPr>
          <w:rFonts w:ascii="Garamond" w:hAnsi="Garamond"/>
          <w:sz w:val="22"/>
          <w:szCs w:val="22"/>
        </w:rPr>
        <w:t xml:space="preserve">that </w:t>
      </w:r>
      <w:r w:rsidR="00AD3EC2">
        <w:rPr>
          <w:rFonts w:ascii="Garamond" w:hAnsi="Garamond"/>
          <w:sz w:val="22"/>
          <w:szCs w:val="22"/>
        </w:rPr>
        <w:t xml:space="preserve">voice production </w:t>
      </w:r>
      <w:r w:rsidR="002451E5">
        <w:rPr>
          <w:rFonts w:ascii="Garamond" w:hAnsi="Garamond"/>
          <w:sz w:val="22"/>
          <w:szCs w:val="22"/>
        </w:rPr>
        <w:t xml:space="preserve">should be </w:t>
      </w:r>
      <w:r w:rsidR="00713AE7">
        <w:rPr>
          <w:rFonts w:ascii="Garamond" w:hAnsi="Garamond"/>
          <w:sz w:val="22"/>
          <w:szCs w:val="22"/>
        </w:rPr>
        <w:t>purely</w:t>
      </w:r>
      <w:r w:rsidR="00C211E5">
        <w:rPr>
          <w:rFonts w:ascii="Garamond" w:hAnsi="Garamond"/>
          <w:sz w:val="22"/>
          <w:szCs w:val="22"/>
        </w:rPr>
        <w:t xml:space="preserve"> </w:t>
      </w:r>
      <w:r w:rsidR="00713AE7">
        <w:rPr>
          <w:rFonts w:ascii="Garamond" w:hAnsi="Garamond"/>
          <w:sz w:val="22"/>
          <w:szCs w:val="22"/>
        </w:rPr>
        <w:t xml:space="preserve">automatic and </w:t>
      </w:r>
      <w:r w:rsidR="00AD3EC2" w:rsidRPr="008D0265">
        <w:rPr>
          <w:rFonts w:ascii="Garamond" w:hAnsi="Garamond"/>
          <w:sz w:val="22"/>
          <w:szCs w:val="22"/>
        </w:rPr>
        <w:t>reflex</w:t>
      </w:r>
      <w:r w:rsidR="00713AE7">
        <w:rPr>
          <w:rFonts w:ascii="Garamond" w:hAnsi="Garamond"/>
          <w:sz w:val="22"/>
          <w:szCs w:val="22"/>
        </w:rPr>
        <w:t>ive</w:t>
      </w:r>
      <w:r w:rsidR="002413EC">
        <w:rPr>
          <w:rFonts w:ascii="Garamond" w:hAnsi="Garamond"/>
          <w:sz w:val="22"/>
          <w:szCs w:val="22"/>
        </w:rPr>
        <w:t>.</w:t>
      </w:r>
      <w:r w:rsidR="003C2B1C">
        <w:rPr>
          <w:rFonts w:ascii="Garamond" w:hAnsi="Garamond"/>
          <w:sz w:val="22"/>
          <w:szCs w:val="22"/>
        </w:rPr>
        <w:t xml:space="preserve"> </w:t>
      </w:r>
      <w:r w:rsidR="007275A3">
        <w:rPr>
          <w:rFonts w:ascii="Garamond" w:hAnsi="Garamond"/>
          <w:sz w:val="22"/>
          <w:szCs w:val="22"/>
        </w:rPr>
        <w:t>Namely, w</w:t>
      </w:r>
      <w:r w:rsidR="003C2B1C">
        <w:rPr>
          <w:rFonts w:ascii="Garamond" w:hAnsi="Garamond"/>
          <w:sz w:val="22"/>
          <w:szCs w:val="22"/>
        </w:rPr>
        <w:t>e analysed</w:t>
      </w:r>
      <w:r w:rsidR="005F3D61">
        <w:rPr>
          <w:rFonts w:ascii="Garamond" w:hAnsi="Garamond"/>
          <w:sz w:val="22"/>
          <w:szCs w:val="22"/>
        </w:rPr>
        <w:t xml:space="preserve"> </w:t>
      </w:r>
      <w:r w:rsidR="0090649F">
        <w:rPr>
          <w:rFonts w:ascii="Garamond" w:hAnsi="Garamond"/>
          <w:sz w:val="22"/>
          <w:szCs w:val="22"/>
        </w:rPr>
        <w:t>voice</w:t>
      </w:r>
      <w:r w:rsidR="00FC4F6D">
        <w:rPr>
          <w:rFonts w:ascii="Garamond" w:hAnsi="Garamond"/>
          <w:sz w:val="22"/>
          <w:szCs w:val="22"/>
        </w:rPr>
        <w:t xml:space="preserve"> activation and modulation (</w:t>
      </w:r>
      <w:proofErr w:type="spellStart"/>
      <w:r w:rsidR="00C211E5" w:rsidRPr="00C211E5">
        <w:rPr>
          <w:rFonts w:ascii="Garamond" w:hAnsi="Garamond"/>
          <w:i/>
          <w:iCs/>
          <w:sz w:val="22"/>
          <w:szCs w:val="22"/>
        </w:rPr>
        <w:t>i</w:t>
      </w:r>
      <w:proofErr w:type="spellEnd"/>
      <w:r w:rsidR="00FC4F6D">
        <w:rPr>
          <w:rFonts w:ascii="Garamond" w:hAnsi="Garamond"/>
          <w:sz w:val="22"/>
          <w:szCs w:val="22"/>
        </w:rPr>
        <w:t>) across subjects, (</w:t>
      </w:r>
      <w:r w:rsidR="00C211E5" w:rsidRPr="00C211E5">
        <w:rPr>
          <w:rFonts w:ascii="Garamond" w:hAnsi="Garamond"/>
          <w:i/>
          <w:iCs/>
          <w:sz w:val="22"/>
          <w:szCs w:val="22"/>
        </w:rPr>
        <w:t>ii</w:t>
      </w:r>
      <w:r w:rsidR="00FC4F6D">
        <w:rPr>
          <w:rFonts w:ascii="Garamond" w:hAnsi="Garamond"/>
          <w:sz w:val="22"/>
          <w:szCs w:val="22"/>
        </w:rPr>
        <w:t>) between subjects and (</w:t>
      </w:r>
      <w:r w:rsidR="00C211E5" w:rsidRPr="00C211E5">
        <w:rPr>
          <w:rFonts w:ascii="Garamond" w:hAnsi="Garamond"/>
          <w:i/>
          <w:iCs/>
          <w:sz w:val="22"/>
          <w:szCs w:val="22"/>
        </w:rPr>
        <w:t>iii</w:t>
      </w:r>
      <w:r w:rsidR="00FC4F6D">
        <w:rPr>
          <w:rFonts w:ascii="Garamond" w:hAnsi="Garamond"/>
          <w:sz w:val="22"/>
          <w:szCs w:val="22"/>
        </w:rPr>
        <w:t xml:space="preserve">) between sessions within subjects. If the </w:t>
      </w:r>
      <w:r w:rsidR="00F43843">
        <w:rPr>
          <w:rFonts w:ascii="Garamond" w:hAnsi="Garamond"/>
          <w:sz w:val="22"/>
          <w:szCs w:val="22"/>
        </w:rPr>
        <w:t>traditional</w:t>
      </w:r>
      <w:r w:rsidR="002C6BCC">
        <w:rPr>
          <w:rFonts w:ascii="Garamond" w:hAnsi="Garamond"/>
          <w:sz w:val="22"/>
          <w:szCs w:val="22"/>
        </w:rPr>
        <w:t xml:space="preserve"> hypothesis </w:t>
      </w:r>
      <w:r w:rsidR="004D0714">
        <w:rPr>
          <w:rFonts w:ascii="Garamond" w:hAnsi="Garamond"/>
          <w:sz w:val="22"/>
          <w:szCs w:val="22"/>
        </w:rPr>
        <w:t>is</w:t>
      </w:r>
      <w:r w:rsidR="00FC4F6D">
        <w:rPr>
          <w:rFonts w:ascii="Garamond" w:hAnsi="Garamond"/>
          <w:sz w:val="22"/>
          <w:szCs w:val="22"/>
        </w:rPr>
        <w:t xml:space="preserve"> correct</w:t>
      </w:r>
      <w:r w:rsidR="004D0714">
        <w:rPr>
          <w:rFonts w:ascii="Garamond" w:hAnsi="Garamond"/>
          <w:sz w:val="22"/>
          <w:szCs w:val="22"/>
        </w:rPr>
        <w:t>,</w:t>
      </w:r>
      <w:r w:rsidR="00FC4F6D">
        <w:rPr>
          <w:rFonts w:ascii="Garamond" w:hAnsi="Garamond"/>
          <w:sz w:val="22"/>
          <w:szCs w:val="22"/>
        </w:rPr>
        <w:t xml:space="preserve"> </w:t>
      </w:r>
      <w:r w:rsidR="008B6468">
        <w:rPr>
          <w:rFonts w:ascii="Garamond" w:hAnsi="Garamond"/>
          <w:sz w:val="22"/>
          <w:szCs w:val="22"/>
        </w:rPr>
        <w:t>voice</w:t>
      </w:r>
      <w:r w:rsidR="00FC4F6D">
        <w:rPr>
          <w:rFonts w:ascii="Garamond" w:hAnsi="Garamond"/>
          <w:sz w:val="22"/>
          <w:szCs w:val="22"/>
        </w:rPr>
        <w:t xml:space="preserve"> activation and modulation should be stereotypical and </w:t>
      </w:r>
      <w:r w:rsidR="00623469" w:rsidRPr="00623469">
        <w:rPr>
          <w:rFonts w:ascii="Garamond" w:hAnsi="Garamond"/>
          <w:sz w:val="22"/>
          <w:szCs w:val="22"/>
        </w:rPr>
        <w:t>constrained</w:t>
      </w:r>
      <w:r w:rsidR="00FC4F6D">
        <w:rPr>
          <w:rFonts w:ascii="Garamond" w:hAnsi="Garamond"/>
          <w:sz w:val="22"/>
          <w:szCs w:val="22"/>
        </w:rPr>
        <w:t xml:space="preserve"> in (</w:t>
      </w:r>
      <w:proofErr w:type="spellStart"/>
      <w:r w:rsidR="00C211E5" w:rsidRPr="00C211E5">
        <w:rPr>
          <w:rFonts w:ascii="Garamond" w:hAnsi="Garamond"/>
          <w:i/>
          <w:iCs/>
          <w:sz w:val="22"/>
          <w:szCs w:val="22"/>
        </w:rPr>
        <w:t>i</w:t>
      </w:r>
      <w:proofErr w:type="spellEnd"/>
      <w:r w:rsidR="00FC4F6D">
        <w:rPr>
          <w:rFonts w:ascii="Garamond" w:hAnsi="Garamond"/>
          <w:sz w:val="22"/>
          <w:szCs w:val="22"/>
        </w:rPr>
        <w:t>) and equal in level and range in (</w:t>
      </w:r>
      <w:r w:rsidR="00C211E5" w:rsidRPr="00C211E5">
        <w:rPr>
          <w:rFonts w:ascii="Garamond" w:hAnsi="Garamond"/>
          <w:i/>
          <w:iCs/>
          <w:sz w:val="22"/>
          <w:szCs w:val="22"/>
        </w:rPr>
        <w:t>ii</w:t>
      </w:r>
      <w:r w:rsidR="00FC4F6D">
        <w:rPr>
          <w:rFonts w:ascii="Garamond" w:hAnsi="Garamond"/>
          <w:sz w:val="22"/>
          <w:szCs w:val="22"/>
        </w:rPr>
        <w:t>) and (</w:t>
      </w:r>
      <w:r w:rsidR="00C211E5" w:rsidRPr="00C211E5">
        <w:rPr>
          <w:rFonts w:ascii="Garamond" w:hAnsi="Garamond"/>
          <w:i/>
          <w:iCs/>
          <w:sz w:val="22"/>
          <w:szCs w:val="22"/>
        </w:rPr>
        <w:t>iii</w:t>
      </w:r>
      <w:r w:rsidR="00FC4F6D">
        <w:rPr>
          <w:rFonts w:ascii="Garamond" w:hAnsi="Garamond"/>
          <w:sz w:val="22"/>
          <w:szCs w:val="22"/>
        </w:rPr>
        <w:t xml:space="preserve">). </w:t>
      </w:r>
      <w:r w:rsidR="002E794F">
        <w:rPr>
          <w:rFonts w:ascii="Garamond" w:hAnsi="Garamond"/>
          <w:sz w:val="22"/>
          <w:szCs w:val="22"/>
        </w:rPr>
        <w:t xml:space="preserve"> </w:t>
      </w:r>
      <w:r w:rsidR="00251E05">
        <w:rPr>
          <w:rFonts w:ascii="Garamond" w:hAnsi="Garamond"/>
          <w:sz w:val="22"/>
          <w:szCs w:val="22"/>
        </w:rPr>
        <w:t xml:space="preserve"> </w:t>
      </w:r>
    </w:p>
    <w:p w14:paraId="54D99C0F" w14:textId="31B4C058" w:rsidR="007D4828" w:rsidRDefault="00BD755B" w:rsidP="00EE0243">
      <w:pPr>
        <w:ind w:firstLine="720"/>
        <w:jc w:val="both"/>
        <w:rPr>
          <w:rFonts w:ascii="Garamond" w:hAnsi="Garamond"/>
          <w:sz w:val="22"/>
          <w:szCs w:val="22"/>
        </w:rPr>
      </w:pPr>
      <w:r w:rsidRPr="0018305E">
        <w:rPr>
          <w:rFonts w:ascii="Garamond" w:hAnsi="Garamond"/>
          <w:sz w:val="22"/>
          <w:szCs w:val="22"/>
        </w:rPr>
        <w:t>Fig</w:t>
      </w:r>
      <w:r w:rsidR="007B117E" w:rsidRPr="0018305E">
        <w:rPr>
          <w:rFonts w:ascii="Garamond" w:hAnsi="Garamond"/>
          <w:sz w:val="22"/>
          <w:szCs w:val="22"/>
        </w:rPr>
        <w:t>ure</w:t>
      </w:r>
      <w:r w:rsidRPr="0018305E">
        <w:rPr>
          <w:rFonts w:ascii="Garamond" w:hAnsi="Garamond"/>
          <w:sz w:val="22"/>
          <w:szCs w:val="22"/>
        </w:rPr>
        <w:t xml:space="preserve"> 1 </w:t>
      </w:r>
      <w:r w:rsidR="004D0714" w:rsidRPr="0018305E">
        <w:rPr>
          <w:rFonts w:ascii="Garamond" w:hAnsi="Garamond"/>
          <w:sz w:val="22"/>
          <w:szCs w:val="22"/>
        </w:rPr>
        <w:t>depicts</w:t>
      </w:r>
      <w:r>
        <w:rPr>
          <w:rFonts w:ascii="Garamond" w:hAnsi="Garamond"/>
          <w:sz w:val="22"/>
          <w:szCs w:val="22"/>
        </w:rPr>
        <w:t xml:space="preserve"> chimpanzee </w:t>
      </w:r>
      <w:r w:rsidR="00806AD4">
        <w:rPr>
          <w:rFonts w:ascii="Garamond" w:hAnsi="Garamond"/>
          <w:sz w:val="22"/>
          <w:szCs w:val="22"/>
        </w:rPr>
        <w:t>atypical, voiced</w:t>
      </w:r>
      <w:r w:rsidR="00A00134">
        <w:rPr>
          <w:rFonts w:ascii="Garamond" w:hAnsi="Garamond"/>
          <w:sz w:val="22"/>
          <w:szCs w:val="22"/>
        </w:rPr>
        <w:t xml:space="preserve"> </w:t>
      </w:r>
      <w:r>
        <w:rPr>
          <w:rFonts w:ascii="Garamond" w:hAnsi="Garamond"/>
          <w:sz w:val="22"/>
          <w:szCs w:val="22"/>
        </w:rPr>
        <w:t>calls in acoustic space</w:t>
      </w:r>
      <w:r w:rsidR="004D0714">
        <w:rPr>
          <w:rFonts w:ascii="Garamond" w:hAnsi="Garamond"/>
          <w:sz w:val="22"/>
          <w:szCs w:val="22"/>
        </w:rPr>
        <w:t xml:space="preserve"> and </w:t>
      </w:r>
      <w:r>
        <w:rPr>
          <w:rFonts w:ascii="Garamond" w:hAnsi="Garamond"/>
          <w:sz w:val="22"/>
          <w:szCs w:val="22"/>
        </w:rPr>
        <w:t xml:space="preserve">the direction </w:t>
      </w:r>
      <w:r w:rsidR="0062737A">
        <w:rPr>
          <w:rFonts w:ascii="Garamond" w:hAnsi="Garamond"/>
          <w:sz w:val="22"/>
          <w:szCs w:val="22"/>
        </w:rPr>
        <w:t xml:space="preserve">change </w:t>
      </w:r>
      <w:r>
        <w:rPr>
          <w:rFonts w:ascii="Garamond" w:hAnsi="Garamond"/>
          <w:sz w:val="22"/>
          <w:szCs w:val="22"/>
        </w:rPr>
        <w:t>taken from each acoustic position</w:t>
      </w:r>
      <w:r w:rsidR="00E51EBB">
        <w:rPr>
          <w:rFonts w:ascii="Garamond" w:hAnsi="Garamond"/>
          <w:sz w:val="22"/>
          <w:szCs w:val="22"/>
        </w:rPr>
        <w:t xml:space="preserve"> </w:t>
      </w:r>
      <w:r w:rsidR="004D0714">
        <w:rPr>
          <w:rFonts w:ascii="Garamond" w:hAnsi="Garamond"/>
          <w:sz w:val="22"/>
          <w:szCs w:val="22"/>
        </w:rPr>
        <w:t xml:space="preserve">to a subsequent </w:t>
      </w:r>
      <w:r w:rsidR="003D66EC">
        <w:rPr>
          <w:rFonts w:ascii="Garamond" w:hAnsi="Garamond"/>
          <w:sz w:val="22"/>
          <w:szCs w:val="22"/>
        </w:rPr>
        <w:t>one</w:t>
      </w:r>
      <w:r w:rsidR="004D0714">
        <w:rPr>
          <w:rFonts w:ascii="Garamond" w:hAnsi="Garamond"/>
          <w:sz w:val="22"/>
          <w:szCs w:val="22"/>
        </w:rPr>
        <w:t xml:space="preserve"> </w:t>
      </w:r>
      <w:r w:rsidR="0080185E">
        <w:rPr>
          <w:rFonts w:ascii="Garamond" w:hAnsi="Garamond"/>
          <w:sz w:val="22"/>
          <w:szCs w:val="22"/>
        </w:rPr>
        <w:t>for (</w:t>
      </w:r>
      <w:proofErr w:type="spellStart"/>
      <w:r w:rsidR="0080185E" w:rsidRPr="0080185E">
        <w:rPr>
          <w:rFonts w:ascii="Garamond" w:hAnsi="Garamond"/>
          <w:i/>
          <w:iCs/>
          <w:sz w:val="22"/>
          <w:szCs w:val="22"/>
        </w:rPr>
        <w:t>i</w:t>
      </w:r>
      <w:proofErr w:type="spellEnd"/>
      <w:r w:rsidR="0080185E">
        <w:rPr>
          <w:rFonts w:ascii="Garamond" w:hAnsi="Garamond"/>
          <w:sz w:val="22"/>
          <w:szCs w:val="22"/>
        </w:rPr>
        <w:t>), (</w:t>
      </w:r>
      <w:r w:rsidR="0080185E" w:rsidRPr="0080185E">
        <w:rPr>
          <w:rFonts w:ascii="Garamond" w:hAnsi="Garamond"/>
          <w:i/>
          <w:iCs/>
          <w:sz w:val="22"/>
          <w:szCs w:val="22"/>
        </w:rPr>
        <w:t>ii</w:t>
      </w:r>
      <w:r w:rsidR="0080185E">
        <w:rPr>
          <w:rFonts w:ascii="Garamond" w:hAnsi="Garamond"/>
          <w:sz w:val="22"/>
          <w:szCs w:val="22"/>
        </w:rPr>
        <w:t>) and (</w:t>
      </w:r>
      <w:r w:rsidR="0080185E" w:rsidRPr="0080185E">
        <w:rPr>
          <w:rFonts w:ascii="Garamond" w:hAnsi="Garamond"/>
          <w:i/>
          <w:iCs/>
          <w:sz w:val="22"/>
          <w:szCs w:val="22"/>
        </w:rPr>
        <w:t>iii</w:t>
      </w:r>
      <w:r w:rsidR="0080185E">
        <w:rPr>
          <w:rFonts w:ascii="Garamond" w:hAnsi="Garamond"/>
          <w:sz w:val="22"/>
          <w:szCs w:val="22"/>
        </w:rPr>
        <w:t>)</w:t>
      </w:r>
      <w:r>
        <w:rPr>
          <w:rFonts w:ascii="Garamond" w:hAnsi="Garamond"/>
          <w:sz w:val="22"/>
          <w:szCs w:val="22"/>
        </w:rPr>
        <w:t xml:space="preserve">. </w:t>
      </w:r>
      <w:r w:rsidR="00AC353E">
        <w:rPr>
          <w:rFonts w:ascii="Garamond" w:hAnsi="Garamond"/>
          <w:sz w:val="22"/>
          <w:szCs w:val="22"/>
        </w:rPr>
        <w:t xml:space="preserve">Each </w:t>
      </w:r>
      <w:r w:rsidR="005153CB">
        <w:rPr>
          <w:rFonts w:ascii="Garamond" w:hAnsi="Garamond"/>
          <w:sz w:val="22"/>
          <w:szCs w:val="22"/>
        </w:rPr>
        <w:t>voice change</w:t>
      </w:r>
      <w:r w:rsidR="00AC353E">
        <w:rPr>
          <w:rFonts w:ascii="Garamond" w:hAnsi="Garamond"/>
          <w:sz w:val="22"/>
          <w:szCs w:val="22"/>
        </w:rPr>
        <w:t xml:space="preserve"> entailed idiosyncratic voice </w:t>
      </w:r>
      <w:r w:rsidR="00382D22">
        <w:rPr>
          <w:rFonts w:ascii="Garamond" w:hAnsi="Garamond"/>
          <w:sz w:val="22"/>
          <w:szCs w:val="22"/>
        </w:rPr>
        <w:t>action</w:t>
      </w:r>
      <w:r w:rsidR="00970AF0">
        <w:rPr>
          <w:rFonts w:ascii="Garamond" w:hAnsi="Garamond"/>
          <w:sz w:val="22"/>
          <w:szCs w:val="22"/>
        </w:rPr>
        <w:t>;</w:t>
      </w:r>
      <w:r w:rsidR="00AC353E">
        <w:rPr>
          <w:rFonts w:ascii="Garamond" w:hAnsi="Garamond"/>
          <w:sz w:val="22"/>
          <w:szCs w:val="22"/>
        </w:rPr>
        <w:t xml:space="preserve"> </w:t>
      </w:r>
      <w:r w:rsidR="00970AF0">
        <w:rPr>
          <w:rFonts w:ascii="Garamond" w:hAnsi="Garamond"/>
          <w:sz w:val="22"/>
          <w:szCs w:val="22"/>
        </w:rPr>
        <w:t>s</w:t>
      </w:r>
      <w:r w:rsidR="00AC353E">
        <w:rPr>
          <w:rFonts w:ascii="Garamond" w:hAnsi="Garamond"/>
          <w:sz w:val="22"/>
          <w:szCs w:val="22"/>
        </w:rPr>
        <w:t>ome positions in the acoustic space showed no voice occurrence</w:t>
      </w:r>
      <w:r w:rsidR="00A00134">
        <w:rPr>
          <w:rFonts w:ascii="Garamond" w:hAnsi="Garamond"/>
          <w:sz w:val="22"/>
          <w:szCs w:val="22"/>
        </w:rPr>
        <w:t xml:space="preserve"> (i.e., </w:t>
      </w:r>
      <w:r w:rsidR="00AD2627">
        <w:rPr>
          <w:rFonts w:ascii="Garamond" w:hAnsi="Garamond"/>
          <w:sz w:val="22"/>
          <w:szCs w:val="22"/>
        </w:rPr>
        <w:t>subjects</w:t>
      </w:r>
      <w:r w:rsidR="00A00134">
        <w:rPr>
          <w:rFonts w:ascii="Garamond" w:hAnsi="Garamond"/>
          <w:sz w:val="22"/>
          <w:szCs w:val="22"/>
        </w:rPr>
        <w:t xml:space="preserve"> did not vocalize in that </w:t>
      </w:r>
      <w:proofErr w:type="spellStart"/>
      <w:r w:rsidR="00A00134">
        <w:rPr>
          <w:rFonts w:ascii="Garamond" w:hAnsi="Garamond"/>
          <w:sz w:val="22"/>
          <w:szCs w:val="22"/>
        </w:rPr>
        <w:t>maxfreq</w:t>
      </w:r>
      <w:proofErr w:type="spellEnd"/>
      <w:r w:rsidR="00A00134">
        <w:rPr>
          <w:rFonts w:ascii="Garamond" w:hAnsi="Garamond"/>
          <w:sz w:val="22"/>
          <w:szCs w:val="22"/>
        </w:rPr>
        <w:t xml:space="preserve">/duration or </w:t>
      </w:r>
      <w:proofErr w:type="spellStart"/>
      <w:r w:rsidR="00A00134">
        <w:rPr>
          <w:rFonts w:ascii="Garamond" w:hAnsi="Garamond"/>
          <w:sz w:val="22"/>
          <w:szCs w:val="22"/>
        </w:rPr>
        <w:t>freqslope</w:t>
      </w:r>
      <w:proofErr w:type="spellEnd"/>
      <w:r w:rsidR="00A00134">
        <w:rPr>
          <w:rFonts w:ascii="Garamond" w:hAnsi="Garamond"/>
          <w:sz w:val="22"/>
          <w:szCs w:val="22"/>
        </w:rPr>
        <w:t>/entropy combination)</w:t>
      </w:r>
      <w:r w:rsidR="00AC353E">
        <w:rPr>
          <w:rFonts w:ascii="Garamond" w:hAnsi="Garamond"/>
          <w:sz w:val="22"/>
          <w:szCs w:val="22"/>
        </w:rPr>
        <w:t xml:space="preserve">, some </w:t>
      </w:r>
      <w:r w:rsidR="00A00134">
        <w:rPr>
          <w:rFonts w:ascii="Garamond" w:hAnsi="Garamond"/>
          <w:sz w:val="22"/>
          <w:szCs w:val="22"/>
        </w:rPr>
        <w:t xml:space="preserve">positions </w:t>
      </w:r>
      <w:r w:rsidR="00AC353E">
        <w:rPr>
          <w:rFonts w:ascii="Garamond" w:hAnsi="Garamond"/>
          <w:sz w:val="22"/>
          <w:szCs w:val="22"/>
        </w:rPr>
        <w:t>exhibited only one change direction</w:t>
      </w:r>
      <w:r w:rsidR="00A00134">
        <w:rPr>
          <w:rFonts w:ascii="Garamond" w:hAnsi="Garamond"/>
          <w:sz w:val="22"/>
          <w:szCs w:val="22"/>
        </w:rPr>
        <w:t xml:space="preserve"> (i.e., voice change in </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duration and </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entropy)</w:t>
      </w:r>
      <w:r w:rsidR="00AC353E">
        <w:rPr>
          <w:rFonts w:ascii="Garamond" w:hAnsi="Garamond"/>
          <w:sz w:val="22"/>
          <w:szCs w:val="22"/>
        </w:rPr>
        <w:t xml:space="preserve">, </w:t>
      </w:r>
      <w:r w:rsidR="00A00134">
        <w:rPr>
          <w:rFonts w:ascii="Garamond" w:hAnsi="Garamond"/>
          <w:sz w:val="22"/>
          <w:szCs w:val="22"/>
        </w:rPr>
        <w:t xml:space="preserve">whereas </w:t>
      </w:r>
      <w:r w:rsidR="00AC353E">
        <w:rPr>
          <w:rFonts w:ascii="Garamond" w:hAnsi="Garamond"/>
          <w:sz w:val="22"/>
          <w:szCs w:val="22"/>
        </w:rPr>
        <w:t>other</w:t>
      </w:r>
      <w:r w:rsidR="00A00134">
        <w:rPr>
          <w:rFonts w:ascii="Garamond" w:hAnsi="Garamond"/>
          <w:sz w:val="22"/>
          <w:szCs w:val="22"/>
        </w:rPr>
        <w:t xml:space="preserve"> positions </w:t>
      </w:r>
      <w:r w:rsidR="005F4099">
        <w:rPr>
          <w:rFonts w:ascii="Garamond" w:hAnsi="Garamond"/>
          <w:sz w:val="22"/>
          <w:szCs w:val="22"/>
        </w:rPr>
        <w:t>presented</w:t>
      </w:r>
      <w:r w:rsidR="00AC353E">
        <w:rPr>
          <w:rFonts w:ascii="Garamond" w:hAnsi="Garamond"/>
          <w:sz w:val="22"/>
          <w:szCs w:val="22"/>
        </w:rPr>
        <w:t xml:space="preserve"> multiple change directions</w:t>
      </w:r>
      <w:r w:rsidR="009C2DF7">
        <w:rPr>
          <w:rFonts w:ascii="Garamond" w:hAnsi="Garamond"/>
          <w:sz w:val="22"/>
          <w:szCs w:val="22"/>
        </w:rPr>
        <w:t xml:space="preserve"> (i.e., voice change in </w:t>
      </w:r>
      <w:proofErr w:type="spellStart"/>
      <w:r w:rsidR="009C2DF7">
        <w:rPr>
          <w:rFonts w:ascii="Garamond" w:hAnsi="Garamond"/>
          <w:sz w:val="22"/>
          <w:szCs w:val="22"/>
        </w:rPr>
        <w:t>maxfreq</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duration and </w:t>
      </w:r>
      <w:proofErr w:type="spellStart"/>
      <w:r w:rsidR="009C2DF7">
        <w:rPr>
          <w:rFonts w:ascii="Garamond" w:hAnsi="Garamond"/>
          <w:sz w:val="22"/>
          <w:szCs w:val="22"/>
        </w:rPr>
        <w:t>freqslope</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entropy).</w:t>
      </w:r>
      <w:r w:rsidR="0080185E">
        <w:rPr>
          <w:rFonts w:ascii="Garamond" w:hAnsi="Garamond"/>
          <w:sz w:val="22"/>
          <w:szCs w:val="22"/>
        </w:rPr>
        <w:t xml:space="preserve"> </w:t>
      </w:r>
      <w:r w:rsidR="00594452">
        <w:rPr>
          <w:rFonts w:ascii="Garamond" w:hAnsi="Garamond"/>
          <w:sz w:val="22"/>
          <w:szCs w:val="22"/>
        </w:rPr>
        <w:t>Across subjects</w:t>
      </w:r>
      <w:r w:rsidR="003A7AA3">
        <w:rPr>
          <w:rFonts w:ascii="Garamond" w:hAnsi="Garamond"/>
          <w:sz w:val="22"/>
          <w:szCs w:val="22"/>
        </w:rPr>
        <w:t xml:space="preserve"> (</w:t>
      </w:r>
      <w:proofErr w:type="spellStart"/>
      <w:r w:rsidR="003A7AA3" w:rsidRPr="00594452">
        <w:rPr>
          <w:rFonts w:ascii="Garamond" w:hAnsi="Garamond"/>
          <w:i/>
          <w:iCs/>
          <w:sz w:val="22"/>
          <w:szCs w:val="22"/>
        </w:rPr>
        <w:t>i</w:t>
      </w:r>
      <w:proofErr w:type="spellEnd"/>
      <w:r w:rsidR="003A7AA3">
        <w:rPr>
          <w:rFonts w:ascii="Garamond" w:hAnsi="Garamond"/>
          <w:sz w:val="22"/>
          <w:szCs w:val="22"/>
        </w:rPr>
        <w:t>)</w:t>
      </w:r>
      <w:r w:rsidR="003D66EC">
        <w:rPr>
          <w:rFonts w:ascii="Garamond" w:hAnsi="Garamond"/>
          <w:sz w:val="22"/>
          <w:szCs w:val="22"/>
        </w:rPr>
        <w:t xml:space="preserve">, voice activation exhibited a range of &gt;1000Hz in </w:t>
      </w:r>
      <w:proofErr w:type="spellStart"/>
      <w:r w:rsidR="003D66EC">
        <w:rPr>
          <w:rFonts w:ascii="Garamond" w:hAnsi="Garamond"/>
          <w:sz w:val="22"/>
          <w:szCs w:val="22"/>
        </w:rPr>
        <w:t>maxfreq</w:t>
      </w:r>
      <w:proofErr w:type="spellEnd"/>
      <w:r w:rsidR="003D66EC">
        <w:rPr>
          <w:rFonts w:ascii="Garamond" w:hAnsi="Garamond"/>
          <w:sz w:val="22"/>
          <w:szCs w:val="22"/>
        </w:rPr>
        <w:t xml:space="preserve"> and &gt;1.5sec in duration, and voice modulation a range of </w:t>
      </w:r>
      <w:r w:rsidR="00594452">
        <w:rPr>
          <w:rFonts w:ascii="Garamond" w:hAnsi="Garamond"/>
          <w:sz w:val="22"/>
          <w:szCs w:val="22"/>
        </w:rPr>
        <w:t xml:space="preserve">~12Hz in </w:t>
      </w:r>
      <w:proofErr w:type="spellStart"/>
      <w:r w:rsidR="00594452">
        <w:rPr>
          <w:rFonts w:ascii="Garamond" w:hAnsi="Garamond"/>
          <w:sz w:val="22"/>
          <w:szCs w:val="22"/>
        </w:rPr>
        <w:t>freqslope</w:t>
      </w:r>
      <w:proofErr w:type="spellEnd"/>
      <w:r w:rsidR="00594452">
        <w:rPr>
          <w:rFonts w:ascii="Garamond" w:hAnsi="Garamond"/>
          <w:sz w:val="22"/>
          <w:szCs w:val="22"/>
        </w:rPr>
        <w:t xml:space="preserve"> and &gt;2bit in entropy</w:t>
      </w:r>
      <w:r w:rsidR="00E156F9">
        <w:rPr>
          <w:rFonts w:ascii="Garamond" w:hAnsi="Garamond"/>
          <w:sz w:val="22"/>
          <w:szCs w:val="22"/>
        </w:rPr>
        <w:t>. This</w:t>
      </w:r>
      <w:r w:rsidR="00594452">
        <w:rPr>
          <w:rFonts w:ascii="Garamond" w:hAnsi="Garamond"/>
          <w:sz w:val="22"/>
          <w:szCs w:val="22"/>
        </w:rPr>
        <w:t xml:space="preserve"> reject</w:t>
      </w:r>
      <w:r w:rsidR="00E156F9">
        <w:rPr>
          <w:rFonts w:ascii="Garamond" w:hAnsi="Garamond"/>
          <w:sz w:val="22"/>
          <w:szCs w:val="22"/>
        </w:rPr>
        <w:t>ed</w:t>
      </w:r>
      <w:r w:rsidR="00594452">
        <w:rPr>
          <w:rFonts w:ascii="Garamond" w:hAnsi="Garamond"/>
          <w:sz w:val="22"/>
          <w:szCs w:val="22"/>
        </w:rPr>
        <w:t xml:space="preserve"> the </w:t>
      </w:r>
      <w:r w:rsidR="000E059A">
        <w:rPr>
          <w:rFonts w:ascii="Garamond" w:hAnsi="Garamond"/>
          <w:sz w:val="22"/>
          <w:szCs w:val="22"/>
        </w:rPr>
        <w:t xml:space="preserve">neural </w:t>
      </w:r>
      <w:r w:rsidR="00594452">
        <w:rPr>
          <w:rFonts w:ascii="Garamond" w:hAnsi="Garamond"/>
          <w:sz w:val="22"/>
          <w:szCs w:val="22"/>
        </w:rPr>
        <w:t xml:space="preserve">prediction that </w:t>
      </w:r>
      <w:r w:rsidR="00EE0243">
        <w:rPr>
          <w:rFonts w:ascii="Garamond" w:hAnsi="Garamond"/>
          <w:sz w:val="22"/>
          <w:szCs w:val="22"/>
        </w:rPr>
        <w:t xml:space="preserve">great ape </w:t>
      </w:r>
      <w:r w:rsidR="00594452">
        <w:rPr>
          <w:rFonts w:ascii="Garamond" w:hAnsi="Garamond"/>
          <w:sz w:val="22"/>
          <w:szCs w:val="22"/>
        </w:rPr>
        <w:t xml:space="preserve">voice action </w:t>
      </w:r>
      <w:r w:rsidR="00D77923">
        <w:rPr>
          <w:rFonts w:ascii="Garamond" w:hAnsi="Garamond"/>
          <w:sz w:val="22"/>
          <w:szCs w:val="22"/>
        </w:rPr>
        <w:t xml:space="preserve">in </w:t>
      </w:r>
      <w:r w:rsidR="00EE0243">
        <w:rPr>
          <w:rFonts w:ascii="Garamond" w:hAnsi="Garamond"/>
          <w:sz w:val="22"/>
          <w:szCs w:val="22"/>
        </w:rPr>
        <w:t>constant context</w:t>
      </w:r>
      <w:r w:rsidR="00D77923">
        <w:rPr>
          <w:rFonts w:ascii="Garamond" w:hAnsi="Garamond"/>
          <w:sz w:val="22"/>
          <w:szCs w:val="22"/>
        </w:rPr>
        <w:t xml:space="preserve"> </w:t>
      </w:r>
      <w:r w:rsidR="00EE0243">
        <w:rPr>
          <w:rFonts w:ascii="Garamond" w:hAnsi="Garamond"/>
          <w:sz w:val="22"/>
          <w:szCs w:val="22"/>
        </w:rPr>
        <w:t>is</w:t>
      </w:r>
      <w:r w:rsidR="00594452">
        <w:rPr>
          <w:rFonts w:ascii="Garamond" w:hAnsi="Garamond"/>
          <w:sz w:val="22"/>
          <w:szCs w:val="22"/>
        </w:rPr>
        <w:t xml:space="preserve"> stereotypical and constrained.</w:t>
      </w:r>
      <w:r w:rsidR="002A05BA">
        <w:rPr>
          <w:rFonts w:ascii="Garamond" w:hAnsi="Garamond"/>
          <w:sz w:val="22"/>
          <w:szCs w:val="22"/>
        </w:rPr>
        <w:t xml:space="preserve"> </w:t>
      </w:r>
      <w:r w:rsidR="006B60C7">
        <w:rPr>
          <w:rFonts w:ascii="Garamond" w:hAnsi="Garamond"/>
          <w:sz w:val="22"/>
          <w:szCs w:val="22"/>
        </w:rPr>
        <w:t>Indeed, t</w:t>
      </w:r>
      <w:r w:rsidR="002A05BA">
        <w:rPr>
          <w:rFonts w:ascii="Garamond" w:hAnsi="Garamond"/>
          <w:sz w:val="22"/>
          <w:szCs w:val="22"/>
        </w:rPr>
        <w:t xml:space="preserve">hese </w:t>
      </w:r>
      <w:r w:rsidR="00904593">
        <w:rPr>
          <w:rFonts w:ascii="Garamond" w:hAnsi="Garamond"/>
          <w:sz w:val="22"/>
          <w:szCs w:val="22"/>
        </w:rPr>
        <w:t>we</w:t>
      </w:r>
      <w:r w:rsidR="00B278F7">
        <w:rPr>
          <w:rFonts w:ascii="Garamond" w:hAnsi="Garamond"/>
          <w:sz w:val="22"/>
          <w:szCs w:val="22"/>
        </w:rPr>
        <w:t xml:space="preserve">re </w:t>
      </w:r>
      <w:r w:rsidR="002A05BA">
        <w:rPr>
          <w:rFonts w:ascii="Garamond" w:hAnsi="Garamond"/>
          <w:sz w:val="22"/>
          <w:szCs w:val="22"/>
        </w:rPr>
        <w:t>unusually large ranges</w:t>
      </w:r>
      <w:r w:rsidR="00374B91">
        <w:rPr>
          <w:rFonts w:ascii="Garamond" w:hAnsi="Garamond"/>
          <w:sz w:val="22"/>
          <w:szCs w:val="22"/>
        </w:rPr>
        <w:t>;</w:t>
      </w:r>
      <w:r w:rsidR="002A05BA">
        <w:rPr>
          <w:rFonts w:ascii="Garamond" w:hAnsi="Garamond"/>
          <w:sz w:val="22"/>
          <w:szCs w:val="22"/>
        </w:rPr>
        <w:t xml:space="preserve"> </w:t>
      </w:r>
      <w:r w:rsidR="00CD0961">
        <w:rPr>
          <w:rFonts w:ascii="Garamond" w:hAnsi="Garamond"/>
          <w:sz w:val="22"/>
          <w:szCs w:val="22"/>
        </w:rPr>
        <w:t>h</w:t>
      </w:r>
      <w:r w:rsidR="00C905B2">
        <w:rPr>
          <w:rFonts w:ascii="Garamond" w:hAnsi="Garamond"/>
          <w:sz w:val="22"/>
          <w:szCs w:val="22"/>
        </w:rPr>
        <w:t>ad they been</w:t>
      </w:r>
      <w:r w:rsidR="002A05BA">
        <w:rPr>
          <w:rFonts w:ascii="Garamond" w:hAnsi="Garamond"/>
          <w:sz w:val="22"/>
          <w:szCs w:val="22"/>
        </w:rPr>
        <w:t xml:space="preserve"> observed in the wild, </w:t>
      </w:r>
      <w:r w:rsidR="00FC389B">
        <w:rPr>
          <w:rFonts w:ascii="Garamond" w:hAnsi="Garamond"/>
          <w:sz w:val="22"/>
          <w:szCs w:val="22"/>
        </w:rPr>
        <w:t xml:space="preserve">they </w:t>
      </w:r>
      <w:r w:rsidR="002A05BA">
        <w:rPr>
          <w:rFonts w:ascii="Garamond" w:hAnsi="Garamond"/>
          <w:sz w:val="22"/>
          <w:szCs w:val="22"/>
        </w:rPr>
        <w:t xml:space="preserve">would </w:t>
      </w:r>
      <w:r w:rsidR="00545A8E" w:rsidRPr="00545A8E">
        <w:rPr>
          <w:rFonts w:ascii="Garamond" w:hAnsi="Garamond"/>
          <w:sz w:val="22"/>
          <w:szCs w:val="22"/>
        </w:rPr>
        <w:t>licence</w:t>
      </w:r>
      <w:r w:rsidR="002A05BA">
        <w:rPr>
          <w:rFonts w:ascii="Garamond" w:hAnsi="Garamond"/>
          <w:sz w:val="22"/>
          <w:szCs w:val="22"/>
        </w:rPr>
        <w:t xml:space="preserve"> the creation </w:t>
      </w:r>
      <w:r w:rsidR="006C11BE">
        <w:rPr>
          <w:rFonts w:ascii="Garamond" w:hAnsi="Garamond"/>
          <w:sz w:val="22"/>
          <w:szCs w:val="22"/>
        </w:rPr>
        <w:t xml:space="preserve">of </w:t>
      </w:r>
      <w:r w:rsidR="002A05BA">
        <w:rPr>
          <w:rFonts w:ascii="Garamond" w:hAnsi="Garamond"/>
          <w:sz w:val="22"/>
          <w:szCs w:val="22"/>
        </w:rPr>
        <w:t>multiple call</w:t>
      </w:r>
      <w:r w:rsidR="00351E1E">
        <w:rPr>
          <w:rFonts w:ascii="Garamond" w:hAnsi="Garamond"/>
          <w:sz w:val="22"/>
          <w:szCs w:val="22"/>
        </w:rPr>
        <w:t>-</w:t>
      </w:r>
      <w:r w:rsidR="002A05BA">
        <w:rPr>
          <w:rFonts w:ascii="Garamond" w:hAnsi="Garamond"/>
          <w:sz w:val="22"/>
          <w:szCs w:val="22"/>
        </w:rPr>
        <w:t>types</w:t>
      </w:r>
      <w:r w:rsidR="00EE10A4">
        <w:rPr>
          <w:rFonts w:ascii="Garamond" w:hAnsi="Garamond"/>
          <w:sz w:val="22"/>
          <w:szCs w:val="22"/>
        </w:rPr>
        <w:t xml:space="preserve"> and would</w:t>
      </w:r>
      <w:r w:rsidR="0036211C">
        <w:rPr>
          <w:rFonts w:ascii="Garamond" w:hAnsi="Garamond"/>
          <w:sz w:val="22"/>
          <w:szCs w:val="22"/>
        </w:rPr>
        <w:t xml:space="preserve">, according to </w:t>
      </w:r>
      <w:r w:rsidR="00386E80">
        <w:rPr>
          <w:rFonts w:ascii="Garamond" w:hAnsi="Garamond"/>
          <w:sz w:val="22"/>
          <w:szCs w:val="22"/>
        </w:rPr>
        <w:t>signal</w:t>
      </w:r>
      <w:r w:rsidR="0036211C">
        <w:rPr>
          <w:rFonts w:ascii="Garamond" w:hAnsi="Garamond"/>
          <w:sz w:val="22"/>
          <w:szCs w:val="22"/>
        </w:rPr>
        <w:t xml:space="preserve"> theory,</w:t>
      </w:r>
      <w:r w:rsidR="00EE10A4">
        <w:rPr>
          <w:rFonts w:ascii="Garamond" w:hAnsi="Garamond"/>
          <w:sz w:val="22"/>
          <w:szCs w:val="22"/>
        </w:rPr>
        <w:t xml:space="preserve"> be </w:t>
      </w:r>
      <w:r w:rsidR="009E2622">
        <w:rPr>
          <w:rFonts w:ascii="Garamond" w:hAnsi="Garamond"/>
          <w:sz w:val="22"/>
          <w:szCs w:val="22"/>
        </w:rPr>
        <w:t xml:space="preserve">assumed to be </w:t>
      </w:r>
      <w:r w:rsidR="00EE10A4">
        <w:rPr>
          <w:rFonts w:ascii="Garamond" w:hAnsi="Garamond"/>
          <w:sz w:val="22"/>
          <w:szCs w:val="22"/>
        </w:rPr>
        <w:t>produced across distinct contexts</w:t>
      </w:r>
      <w:r w:rsidR="00D24B42">
        <w:rPr>
          <w:rFonts w:ascii="Garamond" w:hAnsi="Garamond"/>
          <w:sz w:val="22"/>
          <w:szCs w:val="22"/>
        </w:rPr>
        <w:t xml:space="preserve"> or populations</w:t>
      </w:r>
      <w:r w:rsidR="00D24B42">
        <w:rPr>
          <w:rFonts w:ascii="Garamond" w:hAnsi="Garamond"/>
          <w:sz w:val="22"/>
          <w:szCs w:val="22"/>
        </w:rPr>
        <w:fldChar w:fldCharType="begin"/>
      </w:r>
      <w:r w:rsidR="00802717">
        <w:rPr>
          <w:rFonts w:ascii="Garamond" w:hAnsi="Garamond"/>
          <w:sz w:val="22"/>
          <w:szCs w:val="22"/>
        </w:rPr>
        <w:instrText xml:space="preserve"> ADDIN ZOTERO_ITEM CSL_CITATION {"citationID":"a1u7ig2085d","properties":{"formattedCitation":"\\super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D24B42">
        <w:rPr>
          <w:rFonts w:ascii="Garamond" w:hAnsi="Garamond"/>
          <w:sz w:val="22"/>
          <w:szCs w:val="22"/>
        </w:rPr>
        <w:fldChar w:fldCharType="separate"/>
      </w:r>
      <w:r w:rsidR="002F183E" w:rsidRPr="002F183E">
        <w:rPr>
          <w:rFonts w:ascii="Garamond" w:hAnsi="Garamond" w:cs="Times New Roman"/>
          <w:sz w:val="22"/>
          <w:vertAlign w:val="superscript"/>
        </w:rPr>
        <w:t>4</w:t>
      </w:r>
      <w:r w:rsidR="00D24B42">
        <w:rPr>
          <w:rFonts w:ascii="Garamond" w:hAnsi="Garamond"/>
          <w:sz w:val="22"/>
          <w:szCs w:val="22"/>
        </w:rPr>
        <w:fldChar w:fldCharType="end"/>
      </w:r>
      <w:r w:rsidR="00B278F7">
        <w:rPr>
          <w:rFonts w:ascii="Garamond" w:hAnsi="Garamond"/>
          <w:sz w:val="22"/>
          <w:szCs w:val="22"/>
        </w:rPr>
        <w:t>.</w:t>
      </w:r>
      <w:r w:rsidR="00080C05">
        <w:rPr>
          <w:rFonts w:ascii="Garamond" w:hAnsi="Garamond"/>
          <w:sz w:val="22"/>
          <w:szCs w:val="22"/>
        </w:rPr>
        <w:t xml:space="preserve"> Between subjects</w:t>
      </w:r>
      <w:r w:rsidR="00260DA8">
        <w:rPr>
          <w:rFonts w:ascii="Garamond" w:hAnsi="Garamond"/>
          <w:sz w:val="22"/>
          <w:szCs w:val="22"/>
        </w:rPr>
        <w:t xml:space="preserve"> (</w:t>
      </w:r>
      <w:r w:rsidR="00260DA8" w:rsidRPr="00080C05">
        <w:rPr>
          <w:rFonts w:ascii="Garamond" w:hAnsi="Garamond"/>
          <w:i/>
          <w:iCs/>
          <w:sz w:val="22"/>
          <w:szCs w:val="22"/>
        </w:rPr>
        <w:t>ii</w:t>
      </w:r>
      <w:r w:rsidR="00260DA8">
        <w:rPr>
          <w:rFonts w:ascii="Garamond" w:hAnsi="Garamond"/>
          <w:sz w:val="22"/>
          <w:szCs w:val="22"/>
        </w:rPr>
        <w:t>)</w:t>
      </w:r>
      <w:r w:rsidR="00080C05">
        <w:rPr>
          <w:rFonts w:ascii="Garamond" w:hAnsi="Garamond"/>
          <w:sz w:val="22"/>
          <w:szCs w:val="22"/>
        </w:rPr>
        <w:t xml:space="preserve">, voice activation and modulation were </w:t>
      </w:r>
      <w:r w:rsidR="00640151">
        <w:rPr>
          <w:rFonts w:ascii="Garamond" w:hAnsi="Garamond"/>
          <w:sz w:val="22"/>
          <w:szCs w:val="22"/>
        </w:rPr>
        <w:t>paten</w:t>
      </w:r>
      <w:r w:rsidR="00EB5634">
        <w:rPr>
          <w:rFonts w:ascii="Garamond" w:hAnsi="Garamond"/>
          <w:sz w:val="22"/>
          <w:szCs w:val="22"/>
        </w:rPr>
        <w:t>t</w:t>
      </w:r>
      <w:r w:rsidR="00640151">
        <w:rPr>
          <w:rFonts w:ascii="Garamond" w:hAnsi="Garamond"/>
          <w:sz w:val="22"/>
          <w:szCs w:val="22"/>
        </w:rPr>
        <w:t>ly</w:t>
      </w:r>
      <w:r w:rsidR="00080C05">
        <w:rPr>
          <w:rFonts w:ascii="Garamond" w:hAnsi="Garamond"/>
          <w:sz w:val="22"/>
          <w:szCs w:val="22"/>
        </w:rPr>
        <w:t xml:space="preserve"> </w:t>
      </w:r>
      <w:r w:rsidR="00A0081C" w:rsidRPr="00A0081C">
        <w:rPr>
          <w:rFonts w:ascii="Garamond" w:hAnsi="Garamond"/>
          <w:sz w:val="22"/>
          <w:szCs w:val="22"/>
        </w:rPr>
        <w:t>distinct</w:t>
      </w:r>
      <w:r w:rsidR="00080C05">
        <w:rPr>
          <w:rFonts w:ascii="Garamond" w:hAnsi="Garamond"/>
          <w:sz w:val="22"/>
          <w:szCs w:val="22"/>
        </w:rPr>
        <w:t xml:space="preserve">, with each individual navigating voice action in different regions </w:t>
      </w:r>
      <w:r w:rsidR="00A0081C">
        <w:rPr>
          <w:rFonts w:ascii="Garamond" w:hAnsi="Garamond"/>
          <w:sz w:val="22"/>
          <w:szCs w:val="22"/>
        </w:rPr>
        <w:t>and different</w:t>
      </w:r>
      <w:r w:rsidR="00CD0961">
        <w:rPr>
          <w:rFonts w:ascii="Garamond" w:hAnsi="Garamond"/>
          <w:sz w:val="22"/>
          <w:szCs w:val="22"/>
        </w:rPr>
        <w:t>ly</w:t>
      </w:r>
      <w:r w:rsidR="00A0081C">
        <w:rPr>
          <w:rFonts w:ascii="Garamond" w:hAnsi="Garamond"/>
          <w:sz w:val="22"/>
          <w:szCs w:val="22"/>
        </w:rPr>
        <w:t xml:space="preserve"> </w:t>
      </w:r>
      <w:r w:rsidR="00CD0961">
        <w:rPr>
          <w:rFonts w:ascii="Garamond" w:hAnsi="Garamond"/>
          <w:sz w:val="22"/>
          <w:szCs w:val="22"/>
        </w:rPr>
        <w:t>across</w:t>
      </w:r>
      <w:r w:rsidR="00A0081C">
        <w:rPr>
          <w:rFonts w:ascii="Garamond" w:hAnsi="Garamond"/>
          <w:sz w:val="22"/>
          <w:szCs w:val="22"/>
        </w:rPr>
        <w:t xml:space="preserve"> </w:t>
      </w:r>
      <w:r w:rsidR="00080C05">
        <w:rPr>
          <w:rFonts w:ascii="Garamond" w:hAnsi="Garamond"/>
          <w:sz w:val="22"/>
          <w:szCs w:val="22"/>
        </w:rPr>
        <w:t>the acoustic space</w:t>
      </w:r>
      <w:r w:rsidR="00D24B42">
        <w:rPr>
          <w:rFonts w:ascii="Garamond" w:hAnsi="Garamond"/>
          <w:sz w:val="22"/>
          <w:szCs w:val="22"/>
        </w:rPr>
        <w:t>. This</w:t>
      </w:r>
      <w:r w:rsidR="00A0081C">
        <w:rPr>
          <w:rFonts w:ascii="Garamond" w:hAnsi="Garamond"/>
          <w:sz w:val="22"/>
          <w:szCs w:val="22"/>
        </w:rPr>
        <w:t xml:space="preserve"> was also the case</w:t>
      </w:r>
      <w:r w:rsidR="00260DA8">
        <w:rPr>
          <w:rFonts w:ascii="Garamond" w:hAnsi="Garamond"/>
          <w:sz w:val="22"/>
          <w:szCs w:val="22"/>
        </w:rPr>
        <w:t xml:space="preserve"> </w:t>
      </w:r>
      <w:r w:rsidR="00A0081C">
        <w:rPr>
          <w:rFonts w:ascii="Garamond" w:hAnsi="Garamond"/>
          <w:sz w:val="22"/>
          <w:szCs w:val="22"/>
        </w:rPr>
        <w:t>to a lesser degree between sessions</w:t>
      </w:r>
      <w:r w:rsidR="00A67103">
        <w:rPr>
          <w:rFonts w:ascii="Garamond" w:hAnsi="Garamond"/>
          <w:sz w:val="22"/>
          <w:szCs w:val="22"/>
        </w:rPr>
        <w:t xml:space="preserve"> </w:t>
      </w:r>
      <w:r w:rsidR="00A65778">
        <w:rPr>
          <w:rFonts w:ascii="Garamond" w:hAnsi="Garamond"/>
          <w:sz w:val="22"/>
          <w:szCs w:val="22"/>
        </w:rPr>
        <w:t>(</w:t>
      </w:r>
      <w:r w:rsidR="00A65778" w:rsidRPr="00A0081C">
        <w:rPr>
          <w:rFonts w:ascii="Garamond" w:hAnsi="Garamond"/>
          <w:i/>
          <w:iCs/>
          <w:sz w:val="22"/>
          <w:szCs w:val="22"/>
        </w:rPr>
        <w:t>iii</w:t>
      </w:r>
      <w:r w:rsidR="00A65778">
        <w:rPr>
          <w:rFonts w:ascii="Garamond" w:hAnsi="Garamond"/>
          <w:sz w:val="22"/>
          <w:szCs w:val="22"/>
        </w:rPr>
        <w:t>)</w:t>
      </w:r>
      <w:r w:rsidR="00E156F9">
        <w:rPr>
          <w:rFonts w:ascii="Garamond" w:hAnsi="Garamond"/>
          <w:sz w:val="22"/>
          <w:szCs w:val="22"/>
        </w:rPr>
        <w:t>. This</w:t>
      </w:r>
      <w:r w:rsidR="00A0081C">
        <w:rPr>
          <w:rFonts w:ascii="Garamond" w:hAnsi="Garamond"/>
          <w:sz w:val="22"/>
          <w:szCs w:val="22"/>
        </w:rPr>
        <w:t xml:space="preserve"> reject</w:t>
      </w:r>
      <w:r w:rsidR="00E156F9">
        <w:rPr>
          <w:rFonts w:ascii="Garamond" w:hAnsi="Garamond"/>
          <w:sz w:val="22"/>
          <w:szCs w:val="22"/>
        </w:rPr>
        <w:t>ed</w:t>
      </w:r>
      <w:r w:rsidR="00A0081C">
        <w:rPr>
          <w:rFonts w:ascii="Garamond" w:hAnsi="Garamond"/>
          <w:sz w:val="22"/>
          <w:szCs w:val="22"/>
        </w:rPr>
        <w:t xml:space="preserve"> the </w:t>
      </w:r>
      <w:r w:rsidR="00E156F9">
        <w:rPr>
          <w:rFonts w:ascii="Garamond" w:hAnsi="Garamond"/>
          <w:sz w:val="22"/>
          <w:szCs w:val="22"/>
        </w:rPr>
        <w:t xml:space="preserve">traditional </w:t>
      </w:r>
      <w:r w:rsidR="00A0081C">
        <w:rPr>
          <w:rFonts w:ascii="Garamond" w:hAnsi="Garamond"/>
          <w:sz w:val="22"/>
          <w:szCs w:val="22"/>
        </w:rPr>
        <w:t xml:space="preserve">prediction that voice action </w:t>
      </w:r>
      <w:r w:rsidR="00573CA2">
        <w:rPr>
          <w:rFonts w:ascii="Garamond" w:hAnsi="Garamond"/>
          <w:sz w:val="22"/>
          <w:szCs w:val="22"/>
        </w:rPr>
        <w:t>ought to be</w:t>
      </w:r>
      <w:r w:rsidR="00511967">
        <w:rPr>
          <w:rFonts w:ascii="Garamond" w:hAnsi="Garamond"/>
          <w:sz w:val="22"/>
          <w:szCs w:val="22"/>
        </w:rPr>
        <w:t xml:space="preserve"> equal in level and range across subjects and sessions.</w:t>
      </w:r>
      <w:r w:rsidR="00F12A39">
        <w:rPr>
          <w:rFonts w:ascii="Garamond" w:hAnsi="Garamond"/>
          <w:sz w:val="22"/>
          <w:szCs w:val="22"/>
        </w:rPr>
        <w:t xml:space="preserve"> </w:t>
      </w:r>
    </w:p>
    <w:p w14:paraId="7707806F" w14:textId="77777777" w:rsidR="00E156F9" w:rsidRDefault="00E156F9" w:rsidP="00EE0243">
      <w:pPr>
        <w:ind w:firstLine="720"/>
        <w:jc w:val="both"/>
        <w:rPr>
          <w:rFonts w:ascii="Garamond" w:hAnsi="Garamond"/>
          <w:sz w:val="22"/>
          <w:szCs w:val="22"/>
        </w:rPr>
      </w:pPr>
    </w:p>
    <w:p w14:paraId="5782BBBD" w14:textId="5E2410B3" w:rsidR="00E156F9" w:rsidRDefault="0006074F" w:rsidP="00E156F9">
      <w:pPr>
        <w:jc w:val="both"/>
        <w:rPr>
          <w:rFonts w:ascii="Garamond" w:hAnsi="Garamond"/>
          <w:sz w:val="22"/>
          <w:szCs w:val="22"/>
        </w:rPr>
      </w:pPr>
      <w:r>
        <w:rPr>
          <w:rFonts w:ascii="Garamond" w:hAnsi="Garamond"/>
          <w:sz w:val="22"/>
          <w:szCs w:val="22"/>
        </w:rPr>
        <w:t>[placeholder Fig. 1]</w:t>
      </w:r>
    </w:p>
    <w:p w14:paraId="052B44E7" w14:textId="551A9670" w:rsidR="00E156F9" w:rsidRPr="00E156F9" w:rsidRDefault="00E156F9" w:rsidP="00E156F9">
      <w:pPr>
        <w:jc w:val="both"/>
        <w:rPr>
          <w:rFonts w:ascii="Garamond" w:hAnsi="Garamond"/>
          <w:sz w:val="22"/>
          <w:szCs w:val="22"/>
        </w:rPr>
      </w:pPr>
      <w:r w:rsidRPr="00E156F9">
        <w:rPr>
          <w:rFonts w:ascii="Garamond" w:hAnsi="Garamond"/>
          <w:b/>
          <w:bCs/>
          <w:sz w:val="22"/>
          <w:szCs w:val="22"/>
        </w:rPr>
        <w:lastRenderedPageBreak/>
        <w:t xml:space="preserve">Figure 1. </w:t>
      </w:r>
      <w:r w:rsidR="00875292">
        <w:rPr>
          <w:rFonts w:ascii="Garamond" w:hAnsi="Garamond"/>
          <w:b/>
          <w:bCs/>
          <w:sz w:val="22"/>
          <w:szCs w:val="22"/>
        </w:rPr>
        <w:t>Directional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w:t>
      </w:r>
      <w:r w:rsidR="00626B6B">
        <w:rPr>
          <w:rFonts w:ascii="Garamond" w:hAnsi="Garamond"/>
          <w:sz w:val="22"/>
          <w:szCs w:val="22"/>
        </w:rPr>
        <w:t xml:space="preserve">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r w:rsidR="00626B6B">
        <w:rPr>
          <w:rFonts w:ascii="Garamond" w:hAnsi="Garamond"/>
          <w:sz w:val="22"/>
          <w:szCs w:val="22"/>
        </w:rPr>
        <w:t>Colour saturation depicts freq</w:t>
      </w:r>
      <w:r w:rsidR="00201BEA">
        <w:rPr>
          <w:rFonts w:ascii="Garamond" w:hAnsi="Garamond"/>
          <w:sz w:val="22"/>
          <w:szCs w:val="22"/>
        </w:rPr>
        <w:t>uency (i.e., rate)</w:t>
      </w:r>
      <w:r w:rsidR="00626B6B">
        <w:rPr>
          <w:rFonts w:ascii="Garamond" w:hAnsi="Garamond"/>
          <w:sz w:val="22"/>
          <w:szCs w:val="22"/>
        </w:rPr>
        <w:t xml:space="preserve"> of call</w:t>
      </w:r>
      <w:r w:rsidR="00201BEA">
        <w:rPr>
          <w:rFonts w:ascii="Garamond" w:hAnsi="Garamond"/>
          <w:sz w:val="22"/>
          <w:szCs w:val="22"/>
        </w:rPr>
        <w:t>s</w:t>
      </w:r>
      <w:r w:rsidR="00626B6B">
        <w:rPr>
          <w:rFonts w:ascii="Garamond" w:hAnsi="Garamond"/>
          <w:sz w:val="22"/>
          <w:szCs w:val="22"/>
        </w:rPr>
        <w:t xml:space="preserve"> within</w:t>
      </w:r>
      <w:r w:rsidR="00201BEA">
        <w:rPr>
          <w:rFonts w:ascii="Garamond" w:hAnsi="Garamond"/>
          <w:sz w:val="22"/>
          <w:szCs w:val="22"/>
        </w:rPr>
        <w:t xml:space="preserve"> a cell making the same direction change in acoustic space. </w:t>
      </w:r>
    </w:p>
    <w:p w14:paraId="3AEC82FB" w14:textId="77777777" w:rsidR="00E156F9" w:rsidRDefault="00E156F9" w:rsidP="00904593">
      <w:pPr>
        <w:ind w:firstLine="720"/>
        <w:jc w:val="both"/>
        <w:rPr>
          <w:rFonts w:ascii="Garamond" w:hAnsi="Garamond"/>
          <w:sz w:val="22"/>
          <w:szCs w:val="22"/>
        </w:rPr>
      </w:pPr>
    </w:p>
    <w:p w14:paraId="15F45D50" w14:textId="77777777" w:rsidR="0004212D" w:rsidRDefault="0004212D" w:rsidP="00904593">
      <w:pPr>
        <w:ind w:firstLine="720"/>
        <w:jc w:val="both"/>
        <w:rPr>
          <w:rFonts w:ascii="Garamond" w:hAnsi="Garamond"/>
          <w:sz w:val="22"/>
          <w:szCs w:val="22"/>
        </w:rPr>
      </w:pPr>
    </w:p>
    <w:p w14:paraId="4DF5E137" w14:textId="27C45108" w:rsidR="00F12A39" w:rsidRDefault="00F12A39" w:rsidP="00904593">
      <w:pPr>
        <w:ind w:firstLine="720"/>
        <w:jc w:val="both"/>
        <w:rPr>
          <w:rFonts w:ascii="Garamond" w:hAnsi="Garamond"/>
          <w:sz w:val="22"/>
          <w:szCs w:val="22"/>
        </w:rPr>
      </w:pPr>
      <w:r>
        <w:rPr>
          <w:rFonts w:ascii="Garamond" w:hAnsi="Garamond"/>
          <w:sz w:val="22"/>
          <w:szCs w:val="22"/>
        </w:rPr>
        <w:t>Fig</w:t>
      </w:r>
      <w:r w:rsidR="003E3FB2">
        <w:rPr>
          <w:rFonts w:ascii="Garamond" w:hAnsi="Garamond"/>
          <w:sz w:val="22"/>
          <w:szCs w:val="22"/>
        </w:rPr>
        <w:t>ure</w:t>
      </w:r>
      <w:r>
        <w:rPr>
          <w:rFonts w:ascii="Garamond" w:hAnsi="Garamond"/>
          <w:sz w:val="22"/>
          <w:szCs w:val="22"/>
        </w:rPr>
        <w:t xml:space="preserve"> </w:t>
      </w:r>
      <w:r w:rsidR="00427246">
        <w:rPr>
          <w:rFonts w:ascii="Garamond" w:hAnsi="Garamond"/>
          <w:sz w:val="22"/>
          <w:szCs w:val="22"/>
        </w:rPr>
        <w:t>2</w:t>
      </w:r>
      <w:r>
        <w:rPr>
          <w:rFonts w:ascii="Garamond" w:hAnsi="Garamond"/>
          <w:sz w:val="22"/>
          <w:szCs w:val="22"/>
        </w:rPr>
        <w:t xml:space="preserve"> </w:t>
      </w:r>
      <w:r w:rsidR="00F71DED">
        <w:rPr>
          <w:rFonts w:ascii="Garamond" w:hAnsi="Garamond"/>
          <w:sz w:val="22"/>
          <w:szCs w:val="22"/>
        </w:rPr>
        <w:t>provide</w:t>
      </w:r>
      <w:r w:rsidR="00876093">
        <w:rPr>
          <w:rFonts w:ascii="Garamond" w:hAnsi="Garamond"/>
          <w:sz w:val="22"/>
          <w:szCs w:val="22"/>
        </w:rPr>
        <w:t>s a</w:t>
      </w:r>
      <w:r w:rsidR="00F71DED">
        <w:rPr>
          <w:rFonts w:ascii="Garamond" w:hAnsi="Garamond"/>
          <w:sz w:val="22"/>
          <w:szCs w:val="22"/>
        </w:rPr>
        <w:t xml:space="preserve"> similar graphic </w:t>
      </w:r>
      <w:r w:rsidR="00824A4C">
        <w:rPr>
          <w:rFonts w:ascii="Garamond" w:hAnsi="Garamond"/>
          <w:sz w:val="22"/>
          <w:szCs w:val="22"/>
        </w:rPr>
        <w:t>representation but</w:t>
      </w:r>
      <w:r w:rsidR="00F71DED">
        <w:rPr>
          <w:rFonts w:ascii="Garamond" w:hAnsi="Garamond"/>
          <w:sz w:val="22"/>
          <w:szCs w:val="22"/>
        </w:rPr>
        <w:t xml:space="preserve"> </w:t>
      </w:r>
      <w:r w:rsidR="00824A4C">
        <w:rPr>
          <w:rFonts w:ascii="Garamond" w:hAnsi="Garamond"/>
          <w:sz w:val="22"/>
          <w:szCs w:val="22"/>
        </w:rPr>
        <w:t xml:space="preserve">also </w:t>
      </w:r>
      <w:r w:rsidR="00474398">
        <w:rPr>
          <w:rFonts w:ascii="Garamond" w:hAnsi="Garamond"/>
          <w:sz w:val="22"/>
          <w:szCs w:val="22"/>
        </w:rPr>
        <w:t xml:space="preserve">depicting and </w:t>
      </w:r>
      <w:r w:rsidR="00FD7343">
        <w:rPr>
          <w:rFonts w:ascii="Garamond" w:hAnsi="Garamond"/>
          <w:sz w:val="22"/>
          <w:szCs w:val="22"/>
        </w:rPr>
        <w:t>highlight</w:t>
      </w:r>
      <w:r w:rsidR="004E0AA4">
        <w:rPr>
          <w:rFonts w:ascii="Garamond" w:hAnsi="Garamond"/>
          <w:sz w:val="22"/>
          <w:szCs w:val="22"/>
        </w:rPr>
        <w:t>ing</w:t>
      </w:r>
      <w:r>
        <w:rPr>
          <w:rFonts w:ascii="Garamond" w:hAnsi="Garamond"/>
          <w:sz w:val="22"/>
          <w:szCs w:val="22"/>
        </w:rPr>
        <w:t xml:space="preserve"> the</w:t>
      </w:r>
      <w:r w:rsidR="00CD3686">
        <w:rPr>
          <w:rFonts w:ascii="Garamond" w:hAnsi="Garamond"/>
          <w:sz w:val="22"/>
          <w:szCs w:val="22"/>
        </w:rPr>
        <w:t xml:space="preserve"> </w:t>
      </w:r>
      <w:r w:rsidR="00824A4C">
        <w:rPr>
          <w:rFonts w:ascii="Garamond" w:hAnsi="Garamond"/>
          <w:sz w:val="22"/>
          <w:szCs w:val="22"/>
        </w:rPr>
        <w:t>distance</w:t>
      </w:r>
      <w:r w:rsidR="00CD3686">
        <w:rPr>
          <w:rFonts w:ascii="Garamond" w:hAnsi="Garamond"/>
          <w:sz w:val="22"/>
          <w:szCs w:val="22"/>
        </w:rPr>
        <w:t xml:space="preserve"> of </w:t>
      </w:r>
      <w:r w:rsidR="00C55F4C">
        <w:rPr>
          <w:rFonts w:ascii="Garamond" w:hAnsi="Garamond"/>
          <w:sz w:val="22"/>
          <w:szCs w:val="22"/>
        </w:rPr>
        <w:t>voice</w:t>
      </w:r>
      <w:r>
        <w:rPr>
          <w:rFonts w:ascii="Garamond" w:hAnsi="Garamond"/>
          <w:sz w:val="22"/>
          <w:szCs w:val="22"/>
        </w:rPr>
        <w:t xml:space="preserve"> changes taken from each major position in the acoustic space</w:t>
      </w:r>
      <w:r w:rsidR="00876093">
        <w:rPr>
          <w:rFonts w:ascii="Garamond" w:hAnsi="Garamond"/>
          <w:sz w:val="22"/>
          <w:szCs w:val="22"/>
        </w:rPr>
        <w:t xml:space="preserve">, showing that individuals engaged in free </w:t>
      </w:r>
      <w:r w:rsidR="004E0AA4">
        <w:rPr>
          <w:rFonts w:ascii="Garamond" w:hAnsi="Garamond"/>
          <w:sz w:val="22"/>
          <w:szCs w:val="22"/>
        </w:rPr>
        <w:t>exploration</w:t>
      </w:r>
      <w:r w:rsidR="00876093">
        <w:rPr>
          <w:rFonts w:ascii="Garamond" w:hAnsi="Garamond"/>
          <w:sz w:val="22"/>
          <w:szCs w:val="22"/>
        </w:rPr>
        <w:t xml:space="preserve"> of the acoustic space</w:t>
      </w:r>
      <w:r w:rsidR="003E3FB2">
        <w:rPr>
          <w:rFonts w:ascii="Garamond" w:hAnsi="Garamond"/>
          <w:sz w:val="22"/>
          <w:szCs w:val="22"/>
        </w:rPr>
        <w:t>.</w:t>
      </w:r>
      <w:r w:rsidR="00F86715">
        <w:rPr>
          <w:rFonts w:ascii="Garamond" w:hAnsi="Garamond"/>
          <w:sz w:val="22"/>
          <w:szCs w:val="22"/>
        </w:rPr>
        <w:t xml:space="preserve"> Subjects</w:t>
      </w:r>
      <w:r w:rsidR="00876093">
        <w:rPr>
          <w:rFonts w:ascii="Garamond" w:hAnsi="Garamond"/>
          <w:sz w:val="22"/>
          <w:szCs w:val="22"/>
        </w:rPr>
        <w:t xml:space="preserve"> </w:t>
      </w:r>
      <w:r w:rsidR="00F86715">
        <w:rPr>
          <w:rFonts w:ascii="Garamond" w:hAnsi="Garamond"/>
          <w:sz w:val="22"/>
          <w:szCs w:val="22"/>
        </w:rPr>
        <w:t xml:space="preserve">performed voice changes in multiple directions </w:t>
      </w:r>
      <w:r w:rsidR="00F86715" w:rsidRPr="00456984">
        <w:rPr>
          <w:rFonts w:ascii="Garamond" w:hAnsi="Garamond"/>
          <w:i/>
          <w:iCs/>
          <w:sz w:val="22"/>
          <w:szCs w:val="22"/>
        </w:rPr>
        <w:t>in combination</w:t>
      </w:r>
      <w:r w:rsidR="00F86715">
        <w:rPr>
          <w:rFonts w:ascii="Garamond" w:hAnsi="Garamond"/>
          <w:sz w:val="22"/>
          <w:szCs w:val="22"/>
        </w:rPr>
        <w:t xml:space="preserve"> </w:t>
      </w:r>
      <w:r w:rsidR="00F86715" w:rsidRPr="00456984">
        <w:rPr>
          <w:rFonts w:ascii="Garamond" w:hAnsi="Garamond"/>
          <w:i/>
          <w:iCs/>
          <w:sz w:val="22"/>
          <w:szCs w:val="22"/>
        </w:rPr>
        <w:t>with</w:t>
      </w:r>
      <w:r w:rsidR="00F86715">
        <w:rPr>
          <w:rFonts w:ascii="Garamond" w:hAnsi="Garamond"/>
          <w:sz w:val="22"/>
          <w:szCs w:val="22"/>
        </w:rPr>
        <w:t xml:space="preserve"> multiple possible distances </w:t>
      </w:r>
      <w:r w:rsidR="00C73493" w:rsidRPr="00456984">
        <w:rPr>
          <w:rFonts w:ascii="Garamond" w:hAnsi="Garamond"/>
          <w:i/>
          <w:iCs/>
          <w:sz w:val="22"/>
          <w:szCs w:val="22"/>
        </w:rPr>
        <w:t>and</w:t>
      </w:r>
      <w:r w:rsidR="00C73493">
        <w:rPr>
          <w:rFonts w:ascii="Garamond" w:hAnsi="Garamond"/>
          <w:sz w:val="22"/>
          <w:szCs w:val="22"/>
        </w:rPr>
        <w:t xml:space="preserve"> at </w:t>
      </w:r>
      <w:r w:rsidR="00DB5A60">
        <w:rPr>
          <w:rFonts w:ascii="Garamond" w:hAnsi="Garamond"/>
          <w:sz w:val="22"/>
          <w:szCs w:val="22"/>
        </w:rPr>
        <w:t>different moments of their vocal exchange with the human experimenter</w:t>
      </w:r>
      <w:r w:rsidR="00C73493">
        <w:rPr>
          <w:rFonts w:ascii="Garamond" w:hAnsi="Garamond"/>
          <w:sz w:val="22"/>
          <w:szCs w:val="22"/>
        </w:rPr>
        <w:t>.</w:t>
      </w:r>
    </w:p>
    <w:p w14:paraId="16ACE184" w14:textId="77777777" w:rsidR="001A666D" w:rsidRDefault="001A666D" w:rsidP="001A666D">
      <w:pPr>
        <w:jc w:val="both"/>
        <w:rPr>
          <w:rFonts w:ascii="Garamond" w:hAnsi="Garamond"/>
          <w:sz w:val="22"/>
          <w:szCs w:val="22"/>
        </w:rPr>
      </w:pPr>
    </w:p>
    <w:p w14:paraId="19FC837E" w14:textId="03367866" w:rsidR="001A666D" w:rsidRDefault="001A666D" w:rsidP="001A666D">
      <w:pPr>
        <w:jc w:val="both"/>
        <w:rPr>
          <w:rFonts w:ascii="Garamond" w:hAnsi="Garamond"/>
          <w:sz w:val="22"/>
          <w:szCs w:val="22"/>
        </w:rPr>
      </w:pPr>
      <w:r>
        <w:rPr>
          <w:rFonts w:ascii="Garamond" w:hAnsi="Garamond"/>
          <w:sz w:val="22"/>
          <w:szCs w:val="22"/>
        </w:rPr>
        <w:t>[placeholder Fig. 2]</w:t>
      </w:r>
    </w:p>
    <w:p w14:paraId="2B2691BD" w14:textId="056C93F1" w:rsidR="00824A4C" w:rsidRDefault="00824A4C" w:rsidP="00824A4C">
      <w:pPr>
        <w:jc w:val="both"/>
        <w:rPr>
          <w:rFonts w:ascii="Garamond" w:hAnsi="Garamond"/>
          <w:sz w:val="22"/>
          <w:szCs w:val="22"/>
        </w:rPr>
      </w:pPr>
    </w:p>
    <w:p w14:paraId="71C747A4" w14:textId="7B71A72D" w:rsidR="00C611D4" w:rsidRDefault="00C611D4" w:rsidP="00C611D4">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2</w:t>
      </w:r>
      <w:r w:rsidRPr="00E156F9">
        <w:rPr>
          <w:rFonts w:ascii="Garamond" w:hAnsi="Garamond"/>
          <w:b/>
          <w:bCs/>
          <w:sz w:val="22"/>
          <w:szCs w:val="22"/>
        </w:rPr>
        <w:t xml:space="preserve">. </w:t>
      </w:r>
      <w:r>
        <w:rPr>
          <w:rFonts w:ascii="Garamond" w:hAnsi="Garamond"/>
          <w:b/>
          <w:bCs/>
          <w:sz w:val="22"/>
          <w:szCs w:val="22"/>
        </w:rPr>
        <w:t>Distance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 xml:space="preserve">Upper panel (maximum frequency x duration) depicts voice activation, lower panel (entropy x pitch contour slope) depicts voice modulation.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r>
        <w:rPr>
          <w:rFonts w:ascii="Garamond" w:hAnsi="Garamond"/>
          <w:sz w:val="22"/>
          <w:szCs w:val="22"/>
        </w:rPr>
        <w:t>Colour depicts chance directio</w:t>
      </w:r>
      <w:r w:rsidR="00374761">
        <w:rPr>
          <w:rFonts w:ascii="Garamond" w:hAnsi="Garamond"/>
          <w:sz w:val="22"/>
          <w:szCs w:val="22"/>
        </w:rPr>
        <w:t>n.</w:t>
      </w:r>
    </w:p>
    <w:p w14:paraId="75E19A4D" w14:textId="77777777" w:rsidR="00C611D4" w:rsidRDefault="00C611D4" w:rsidP="00DE79B0">
      <w:pPr>
        <w:ind w:firstLine="720"/>
        <w:jc w:val="both"/>
        <w:rPr>
          <w:rFonts w:ascii="Garamond" w:hAnsi="Garamond"/>
          <w:sz w:val="22"/>
          <w:szCs w:val="22"/>
        </w:rPr>
      </w:pPr>
    </w:p>
    <w:p w14:paraId="546DA101" w14:textId="77777777" w:rsidR="00272F3F" w:rsidRDefault="00272F3F" w:rsidP="00DE79B0">
      <w:pPr>
        <w:ind w:firstLine="720"/>
        <w:jc w:val="both"/>
        <w:rPr>
          <w:rFonts w:ascii="Garamond" w:hAnsi="Garamond"/>
          <w:sz w:val="22"/>
          <w:szCs w:val="22"/>
        </w:rPr>
      </w:pPr>
    </w:p>
    <w:p w14:paraId="653C52BA" w14:textId="05144682" w:rsidR="008D514D" w:rsidRDefault="0040617D" w:rsidP="00DE79B0">
      <w:pPr>
        <w:ind w:firstLine="720"/>
        <w:jc w:val="both"/>
        <w:rPr>
          <w:rFonts w:ascii="Garamond" w:hAnsi="Garamond"/>
          <w:sz w:val="22"/>
          <w:szCs w:val="22"/>
        </w:rPr>
      </w:pPr>
      <w:r w:rsidRPr="00A27F3C">
        <w:rPr>
          <w:rFonts w:ascii="Garamond" w:hAnsi="Garamond"/>
          <w:sz w:val="22"/>
          <w:szCs w:val="22"/>
        </w:rPr>
        <w:t>To obtain a</w:t>
      </w:r>
      <w:r w:rsidR="00CE71D5" w:rsidRPr="00A27F3C">
        <w:rPr>
          <w:rFonts w:ascii="Garamond" w:hAnsi="Garamond"/>
          <w:sz w:val="22"/>
          <w:szCs w:val="22"/>
        </w:rPr>
        <w:t>n</w:t>
      </w:r>
      <w:r w:rsidRPr="00A27F3C">
        <w:rPr>
          <w:rFonts w:ascii="Garamond" w:hAnsi="Garamond"/>
          <w:sz w:val="22"/>
          <w:szCs w:val="22"/>
        </w:rPr>
        <w:t xml:space="preserve"> </w:t>
      </w:r>
      <w:r w:rsidR="00CE71D5" w:rsidRPr="00A27F3C">
        <w:rPr>
          <w:rFonts w:ascii="Garamond" w:hAnsi="Garamond"/>
          <w:sz w:val="22"/>
          <w:szCs w:val="22"/>
        </w:rPr>
        <w:t>enhanced</w:t>
      </w:r>
      <w:r w:rsidRPr="00A27F3C">
        <w:rPr>
          <w:rFonts w:ascii="Garamond" w:hAnsi="Garamond"/>
          <w:sz w:val="22"/>
          <w:szCs w:val="22"/>
        </w:rPr>
        <w:t xml:space="preserve"> representation of the</w:t>
      </w:r>
      <w:r>
        <w:rPr>
          <w:rFonts w:ascii="Garamond" w:hAnsi="Garamond"/>
          <w:sz w:val="22"/>
          <w:szCs w:val="22"/>
        </w:rPr>
        <w:t xml:space="preserve"> degree and range </w:t>
      </w:r>
      <w:r w:rsidR="00D3749B">
        <w:rPr>
          <w:rFonts w:ascii="Garamond" w:hAnsi="Garamond"/>
          <w:sz w:val="22"/>
          <w:szCs w:val="22"/>
        </w:rPr>
        <w:t>of</w:t>
      </w:r>
      <w:r>
        <w:rPr>
          <w:rFonts w:ascii="Garamond" w:hAnsi="Garamond"/>
          <w:sz w:val="22"/>
          <w:szCs w:val="22"/>
        </w:rPr>
        <w:t xml:space="preserve"> voice </w:t>
      </w:r>
      <w:r w:rsidR="00D3749B">
        <w:rPr>
          <w:rFonts w:ascii="Garamond" w:hAnsi="Garamond"/>
          <w:sz w:val="22"/>
          <w:szCs w:val="22"/>
        </w:rPr>
        <w:t>change</w:t>
      </w:r>
      <w:r w:rsidR="00CE71D5">
        <w:rPr>
          <w:rFonts w:ascii="Garamond" w:hAnsi="Garamond"/>
          <w:sz w:val="22"/>
          <w:szCs w:val="22"/>
        </w:rPr>
        <w:t xml:space="preserve"> used by chimpanzees</w:t>
      </w:r>
      <w:r>
        <w:rPr>
          <w:rFonts w:ascii="Garamond" w:hAnsi="Garamond"/>
          <w:sz w:val="22"/>
          <w:szCs w:val="22"/>
        </w:rPr>
        <w:t xml:space="preserve">, </w:t>
      </w:r>
      <w:r w:rsidR="00D3749B">
        <w:rPr>
          <w:rFonts w:ascii="Garamond" w:hAnsi="Garamond"/>
          <w:sz w:val="22"/>
          <w:szCs w:val="22"/>
        </w:rPr>
        <w:t>we plotted voice activation and modulation</w:t>
      </w:r>
      <w:r w:rsidR="00CB79CB">
        <w:rPr>
          <w:rFonts w:ascii="Garamond" w:hAnsi="Garamond"/>
          <w:sz w:val="22"/>
          <w:szCs w:val="22"/>
        </w:rPr>
        <w:t xml:space="preserve"> </w:t>
      </w:r>
      <w:r w:rsidR="00CE71D5">
        <w:rPr>
          <w:rFonts w:ascii="Garamond" w:hAnsi="Garamond"/>
          <w:sz w:val="22"/>
          <w:szCs w:val="22"/>
        </w:rPr>
        <w:t>i</w:t>
      </w:r>
      <w:r w:rsidR="00B6576F">
        <w:rPr>
          <w:rFonts w:ascii="Garamond" w:hAnsi="Garamond"/>
          <w:sz w:val="22"/>
          <w:szCs w:val="22"/>
        </w:rPr>
        <w:t>n</w:t>
      </w:r>
      <w:r w:rsidR="00CE71D5">
        <w:rPr>
          <w:rFonts w:ascii="Garamond" w:hAnsi="Garamond"/>
          <w:sz w:val="22"/>
          <w:szCs w:val="22"/>
        </w:rPr>
        <w:t xml:space="preserve"> terms of </w:t>
      </w:r>
      <w:r w:rsidR="0058189E" w:rsidRPr="004537EC">
        <w:rPr>
          <w:rFonts w:ascii="Garamond" w:hAnsi="Garamond"/>
          <w:i/>
          <w:iCs/>
          <w:sz w:val="22"/>
          <w:szCs w:val="22"/>
        </w:rPr>
        <w:t>relative</w:t>
      </w:r>
      <w:r w:rsidR="0058189E">
        <w:rPr>
          <w:rFonts w:ascii="Garamond" w:hAnsi="Garamond"/>
          <w:sz w:val="22"/>
          <w:szCs w:val="22"/>
        </w:rPr>
        <w:t xml:space="preserve"> </w:t>
      </w:r>
      <w:r w:rsidR="00DA1692">
        <w:rPr>
          <w:rFonts w:ascii="Garamond" w:hAnsi="Garamond"/>
          <w:sz w:val="22"/>
          <w:szCs w:val="22"/>
        </w:rPr>
        <w:t xml:space="preserve">voice </w:t>
      </w:r>
      <w:r w:rsidR="0058189E">
        <w:rPr>
          <w:rFonts w:ascii="Garamond" w:hAnsi="Garamond"/>
          <w:sz w:val="22"/>
          <w:szCs w:val="22"/>
        </w:rPr>
        <w:t>change</w:t>
      </w:r>
      <w:r w:rsidR="00CE71D5">
        <w:rPr>
          <w:rFonts w:ascii="Garamond" w:hAnsi="Garamond"/>
          <w:sz w:val="22"/>
          <w:szCs w:val="22"/>
        </w:rPr>
        <w:t xml:space="preserve"> </w:t>
      </w:r>
      <w:r w:rsidR="00CB79CB">
        <w:rPr>
          <w:rFonts w:ascii="Garamond" w:hAnsi="Garamond"/>
          <w:sz w:val="22"/>
          <w:szCs w:val="22"/>
        </w:rPr>
        <w:t>(</w:t>
      </w:r>
      <w:r w:rsidR="00EA3FE5">
        <w:rPr>
          <w:rFonts w:ascii="Garamond" w:hAnsi="Garamond"/>
          <w:sz w:val="22"/>
          <w:szCs w:val="22"/>
        </w:rPr>
        <w:t>Fig. 3</w:t>
      </w:r>
      <w:r w:rsidR="00CB79CB">
        <w:rPr>
          <w:rFonts w:ascii="Garamond" w:hAnsi="Garamond"/>
          <w:sz w:val="22"/>
          <w:szCs w:val="22"/>
        </w:rPr>
        <w:t>)</w:t>
      </w:r>
      <w:r w:rsidR="001A706C">
        <w:rPr>
          <w:rFonts w:ascii="Garamond" w:hAnsi="Garamond"/>
          <w:sz w:val="22"/>
          <w:szCs w:val="22"/>
        </w:rPr>
        <w:t xml:space="preserve">, where the origin of the graph represents a call variant state </w:t>
      </w:r>
      <w:r w:rsidR="00DA1692">
        <w:rPr>
          <w:rFonts w:ascii="Garamond" w:hAnsi="Garamond"/>
          <w:sz w:val="22"/>
          <w:szCs w:val="22"/>
        </w:rPr>
        <w:t>connected to the variant that followed</w:t>
      </w:r>
      <w:r w:rsidR="00DB54BB">
        <w:rPr>
          <w:rFonts w:ascii="Garamond" w:hAnsi="Garamond"/>
          <w:sz w:val="22"/>
          <w:szCs w:val="22"/>
        </w:rPr>
        <w:t xml:space="preserve"> as a coloured point</w:t>
      </w:r>
      <w:r w:rsidR="00EA3FE5">
        <w:rPr>
          <w:rFonts w:ascii="Garamond" w:hAnsi="Garamond"/>
          <w:sz w:val="22"/>
          <w:szCs w:val="22"/>
        </w:rPr>
        <w:t>. For (</w:t>
      </w:r>
      <w:proofErr w:type="spellStart"/>
      <w:r w:rsidR="00EA3FE5" w:rsidRPr="00EA3FE5">
        <w:rPr>
          <w:rFonts w:ascii="Garamond" w:hAnsi="Garamond"/>
          <w:i/>
          <w:iCs/>
          <w:sz w:val="22"/>
          <w:szCs w:val="22"/>
        </w:rPr>
        <w:t>i</w:t>
      </w:r>
      <w:proofErr w:type="spellEnd"/>
      <w:r w:rsidR="00EA3FE5">
        <w:rPr>
          <w:rFonts w:ascii="Garamond" w:hAnsi="Garamond"/>
          <w:sz w:val="22"/>
          <w:szCs w:val="22"/>
        </w:rPr>
        <w:t>), (</w:t>
      </w:r>
      <w:r w:rsidR="00EA3FE5" w:rsidRPr="00EA3FE5">
        <w:rPr>
          <w:rFonts w:ascii="Garamond" w:hAnsi="Garamond"/>
          <w:i/>
          <w:iCs/>
          <w:sz w:val="22"/>
          <w:szCs w:val="22"/>
        </w:rPr>
        <w:t>ii</w:t>
      </w:r>
      <w:r w:rsidR="00EA3FE5">
        <w:rPr>
          <w:rFonts w:ascii="Garamond" w:hAnsi="Garamond"/>
          <w:sz w:val="22"/>
          <w:szCs w:val="22"/>
        </w:rPr>
        <w:t>) and (</w:t>
      </w:r>
      <w:r w:rsidR="00EA3FE5" w:rsidRPr="00EA3FE5">
        <w:rPr>
          <w:rFonts w:ascii="Garamond" w:hAnsi="Garamond"/>
          <w:i/>
          <w:iCs/>
          <w:sz w:val="22"/>
          <w:szCs w:val="22"/>
        </w:rPr>
        <w:t>iii</w:t>
      </w:r>
      <w:r w:rsidR="00EA3FE5">
        <w:rPr>
          <w:rFonts w:ascii="Garamond" w:hAnsi="Garamond"/>
          <w:sz w:val="22"/>
          <w:szCs w:val="22"/>
        </w:rPr>
        <w:t>), voice change was radial</w:t>
      </w:r>
      <w:r w:rsidR="00C43526">
        <w:rPr>
          <w:rFonts w:ascii="Garamond" w:hAnsi="Garamond"/>
          <w:sz w:val="22"/>
          <w:szCs w:val="22"/>
        </w:rPr>
        <w:t xml:space="preserve"> and multidimensional</w:t>
      </w:r>
      <w:r w:rsidR="00BF5858">
        <w:rPr>
          <w:rFonts w:ascii="Garamond" w:hAnsi="Garamond"/>
          <w:sz w:val="22"/>
          <w:szCs w:val="22"/>
        </w:rPr>
        <w:t>.</w:t>
      </w:r>
      <w:r w:rsidR="00EA3FE5">
        <w:rPr>
          <w:rFonts w:ascii="Garamond" w:hAnsi="Garamond"/>
          <w:sz w:val="22"/>
          <w:szCs w:val="22"/>
        </w:rPr>
        <w:t xml:space="preserve"> </w:t>
      </w:r>
      <w:r w:rsidR="00BF5858">
        <w:rPr>
          <w:rFonts w:ascii="Garamond" w:hAnsi="Garamond"/>
          <w:sz w:val="22"/>
          <w:szCs w:val="22"/>
        </w:rPr>
        <w:t xml:space="preserve">That </w:t>
      </w:r>
      <w:r w:rsidR="00854F23">
        <w:rPr>
          <w:rFonts w:ascii="Garamond" w:hAnsi="Garamond"/>
          <w:sz w:val="22"/>
          <w:szCs w:val="22"/>
        </w:rPr>
        <w:t>i</w:t>
      </w:r>
      <w:r w:rsidR="00BF5858">
        <w:rPr>
          <w:rFonts w:ascii="Garamond" w:hAnsi="Garamond"/>
          <w:sz w:val="22"/>
          <w:szCs w:val="22"/>
        </w:rPr>
        <w:t>s</w:t>
      </w:r>
      <w:r w:rsidR="00EA3FE5">
        <w:rPr>
          <w:rFonts w:ascii="Garamond" w:hAnsi="Garamond"/>
          <w:sz w:val="22"/>
          <w:szCs w:val="22"/>
        </w:rPr>
        <w:t xml:space="preserve">, subjects experienced </w:t>
      </w:r>
      <w:r w:rsidR="004D357D">
        <w:rPr>
          <w:rFonts w:ascii="Garamond" w:hAnsi="Garamond"/>
          <w:sz w:val="22"/>
          <w:szCs w:val="22"/>
        </w:rPr>
        <w:t xml:space="preserve">virtually </w:t>
      </w:r>
      <w:r w:rsidR="00EA3FE5">
        <w:rPr>
          <w:rFonts w:ascii="Garamond" w:hAnsi="Garamond"/>
          <w:sz w:val="22"/>
          <w:szCs w:val="22"/>
        </w:rPr>
        <w:t xml:space="preserve">no impediment </w:t>
      </w:r>
      <w:r w:rsidR="00FC2590">
        <w:rPr>
          <w:rFonts w:ascii="Garamond" w:hAnsi="Garamond"/>
          <w:sz w:val="22"/>
          <w:szCs w:val="22"/>
        </w:rPr>
        <w:t>against</w:t>
      </w:r>
      <w:r w:rsidR="00EA3FE5">
        <w:rPr>
          <w:rFonts w:ascii="Garamond" w:hAnsi="Garamond"/>
          <w:sz w:val="22"/>
          <w:szCs w:val="22"/>
        </w:rPr>
        <w:t xml:space="preserve"> voice </w:t>
      </w:r>
      <w:r w:rsidR="004D357D">
        <w:rPr>
          <w:rFonts w:ascii="Garamond" w:hAnsi="Garamond"/>
          <w:sz w:val="22"/>
          <w:szCs w:val="22"/>
        </w:rPr>
        <w:t>change</w:t>
      </w:r>
      <w:r w:rsidR="00C17FA9">
        <w:rPr>
          <w:rFonts w:ascii="Garamond" w:hAnsi="Garamond"/>
          <w:sz w:val="22"/>
          <w:szCs w:val="22"/>
        </w:rPr>
        <w:t xml:space="preserve">. </w:t>
      </w:r>
      <w:r w:rsidR="0080132C">
        <w:rPr>
          <w:rFonts w:ascii="Garamond" w:hAnsi="Garamond"/>
          <w:sz w:val="22"/>
          <w:szCs w:val="22"/>
        </w:rPr>
        <w:t>F</w:t>
      </w:r>
      <w:r w:rsidR="00C17FA9">
        <w:rPr>
          <w:rFonts w:ascii="Garamond" w:hAnsi="Garamond"/>
          <w:sz w:val="22"/>
          <w:szCs w:val="22"/>
        </w:rPr>
        <w:t xml:space="preserve">or voice activation, </w:t>
      </w:r>
      <w:r w:rsidR="00C33214">
        <w:rPr>
          <w:rFonts w:ascii="Garamond" w:hAnsi="Garamond"/>
          <w:sz w:val="22"/>
          <w:szCs w:val="22"/>
        </w:rPr>
        <w:t xml:space="preserve">this meant that </w:t>
      </w:r>
      <w:r w:rsidR="00C17FA9">
        <w:rPr>
          <w:rFonts w:ascii="Garamond" w:hAnsi="Garamond"/>
          <w:sz w:val="22"/>
          <w:szCs w:val="22"/>
        </w:rPr>
        <w:t>subjects were</w:t>
      </w:r>
      <w:r w:rsidR="00C17FA9" w:rsidRPr="00C17FA9">
        <w:rPr>
          <w:rFonts w:ascii="Garamond" w:hAnsi="Garamond"/>
          <w:sz w:val="22"/>
          <w:szCs w:val="22"/>
        </w:rPr>
        <w:t xml:space="preserve"> </w:t>
      </w:r>
      <w:r w:rsidR="00C17FA9">
        <w:rPr>
          <w:rFonts w:ascii="Garamond" w:hAnsi="Garamond"/>
          <w:sz w:val="22"/>
          <w:szCs w:val="22"/>
        </w:rPr>
        <w:t xml:space="preserve">able, first, to move in duration negatively or positively while maintaining constant </w:t>
      </w:r>
      <w:proofErr w:type="spellStart"/>
      <w:r w:rsidR="00C17FA9">
        <w:rPr>
          <w:rFonts w:ascii="Garamond" w:hAnsi="Garamond"/>
          <w:sz w:val="22"/>
          <w:szCs w:val="22"/>
        </w:rPr>
        <w:t>maxfreq</w:t>
      </w:r>
      <w:proofErr w:type="spellEnd"/>
      <w:r w:rsidR="00754D63">
        <w:rPr>
          <w:rFonts w:ascii="Garamond" w:hAnsi="Garamond"/>
          <w:sz w:val="22"/>
          <w:szCs w:val="22"/>
        </w:rPr>
        <w:t xml:space="preserve"> (i.e., change along the horizontal axis of the acoustic space)</w:t>
      </w:r>
      <w:r w:rsidR="0096408B">
        <w:rPr>
          <w:rFonts w:ascii="Garamond" w:hAnsi="Garamond"/>
          <w:sz w:val="22"/>
          <w:szCs w:val="22"/>
        </w:rPr>
        <w:t>.</w:t>
      </w:r>
      <w:r w:rsidR="00C17FA9">
        <w:rPr>
          <w:rFonts w:ascii="Garamond" w:hAnsi="Garamond"/>
          <w:sz w:val="22"/>
          <w:szCs w:val="22"/>
        </w:rPr>
        <w:t xml:space="preserve"> </w:t>
      </w:r>
      <w:r w:rsidR="0096408B">
        <w:rPr>
          <w:rFonts w:ascii="Garamond" w:hAnsi="Garamond"/>
          <w:sz w:val="22"/>
          <w:szCs w:val="22"/>
        </w:rPr>
        <w:t>S</w:t>
      </w:r>
      <w:r w:rsidR="00C17FA9">
        <w:rPr>
          <w:rFonts w:ascii="Garamond" w:hAnsi="Garamond"/>
          <w:sz w:val="22"/>
          <w:szCs w:val="22"/>
        </w:rPr>
        <w:t xml:space="preserve">econd, to move in </w:t>
      </w:r>
      <w:proofErr w:type="spellStart"/>
      <w:r w:rsidR="00C17FA9">
        <w:rPr>
          <w:rFonts w:ascii="Garamond" w:hAnsi="Garamond"/>
          <w:sz w:val="22"/>
          <w:szCs w:val="22"/>
        </w:rPr>
        <w:t>maxfreq</w:t>
      </w:r>
      <w:proofErr w:type="spellEnd"/>
      <w:r w:rsidR="00C17FA9">
        <w:rPr>
          <w:rFonts w:ascii="Garamond" w:hAnsi="Garamond"/>
          <w:sz w:val="22"/>
          <w:szCs w:val="22"/>
        </w:rPr>
        <w:t xml:space="preserve"> negatively or positively while maintaining constant duration</w:t>
      </w:r>
      <w:r w:rsidR="00754D63">
        <w:rPr>
          <w:rFonts w:ascii="Garamond" w:hAnsi="Garamond"/>
          <w:sz w:val="22"/>
          <w:szCs w:val="22"/>
        </w:rPr>
        <w:t xml:space="preserve"> (i.e., change along the vertical axis)</w:t>
      </w:r>
      <w:r w:rsidR="00DF5873">
        <w:rPr>
          <w:rFonts w:ascii="Garamond" w:hAnsi="Garamond"/>
          <w:sz w:val="22"/>
          <w:szCs w:val="22"/>
        </w:rPr>
        <w:t>. T</w:t>
      </w:r>
      <w:r w:rsidR="00C17FA9">
        <w:rPr>
          <w:rFonts w:ascii="Garamond" w:hAnsi="Garamond"/>
          <w:sz w:val="22"/>
          <w:szCs w:val="22"/>
        </w:rPr>
        <w:t xml:space="preserve">hird, to </w:t>
      </w:r>
      <w:r w:rsidR="00754D63">
        <w:rPr>
          <w:rFonts w:ascii="Garamond" w:hAnsi="Garamond"/>
          <w:sz w:val="22"/>
          <w:szCs w:val="22"/>
        </w:rPr>
        <w:t>mo</w:t>
      </w:r>
      <w:r w:rsidR="00252A60">
        <w:rPr>
          <w:rFonts w:ascii="Garamond" w:hAnsi="Garamond"/>
          <w:sz w:val="22"/>
          <w:szCs w:val="22"/>
        </w:rPr>
        <w:t xml:space="preserve">ve </w:t>
      </w:r>
      <w:r w:rsidR="009F2A46">
        <w:rPr>
          <w:rFonts w:ascii="Garamond" w:hAnsi="Garamond"/>
          <w:sz w:val="22"/>
          <w:szCs w:val="22"/>
        </w:rPr>
        <w:t>in both</w:t>
      </w:r>
      <w:r w:rsidR="00252A60">
        <w:rPr>
          <w:rFonts w:ascii="Garamond" w:hAnsi="Garamond"/>
          <w:sz w:val="22"/>
          <w:szCs w:val="22"/>
        </w:rPr>
        <w:t xml:space="preserve"> duration and </w:t>
      </w:r>
      <w:proofErr w:type="spellStart"/>
      <w:r w:rsidR="00252A60">
        <w:rPr>
          <w:rFonts w:ascii="Garamond" w:hAnsi="Garamond"/>
          <w:sz w:val="22"/>
          <w:szCs w:val="22"/>
        </w:rPr>
        <w:t>maxfreq</w:t>
      </w:r>
      <w:proofErr w:type="spellEnd"/>
      <w:r w:rsidR="009F2A46">
        <w:rPr>
          <w:rFonts w:ascii="Garamond" w:hAnsi="Garamond"/>
          <w:sz w:val="22"/>
          <w:szCs w:val="22"/>
        </w:rPr>
        <w:t xml:space="preserve"> negatively of positively (i.e., lower-</w:t>
      </w:r>
      <w:proofErr w:type="gramStart"/>
      <w:r w:rsidR="009F2A46">
        <w:rPr>
          <w:rFonts w:ascii="Garamond" w:hAnsi="Garamond"/>
          <w:sz w:val="22"/>
          <w:szCs w:val="22"/>
        </w:rPr>
        <w:t>left</w:t>
      </w:r>
      <w:proofErr w:type="gramEnd"/>
      <w:r w:rsidR="009F2A46">
        <w:rPr>
          <w:rFonts w:ascii="Garamond" w:hAnsi="Garamond"/>
          <w:sz w:val="22"/>
          <w:szCs w:val="22"/>
        </w:rPr>
        <w:t xml:space="preserve"> and upper-right quadrants)</w:t>
      </w:r>
      <w:r w:rsidR="00F7339D">
        <w:rPr>
          <w:rFonts w:ascii="Garamond" w:hAnsi="Garamond"/>
          <w:sz w:val="22"/>
          <w:szCs w:val="22"/>
        </w:rPr>
        <w:t>. A</w:t>
      </w:r>
      <w:r w:rsidR="009F2A46">
        <w:rPr>
          <w:rFonts w:ascii="Garamond" w:hAnsi="Garamond"/>
          <w:sz w:val="22"/>
          <w:szCs w:val="22"/>
        </w:rPr>
        <w:t xml:space="preserve">nd fourth, to move in duration and </w:t>
      </w:r>
      <w:proofErr w:type="spellStart"/>
      <w:r w:rsidR="009F2A46">
        <w:rPr>
          <w:rFonts w:ascii="Garamond" w:hAnsi="Garamond"/>
          <w:sz w:val="22"/>
          <w:szCs w:val="22"/>
        </w:rPr>
        <w:t>maxfreq</w:t>
      </w:r>
      <w:proofErr w:type="spellEnd"/>
      <w:r w:rsidR="009F2A46">
        <w:rPr>
          <w:rFonts w:ascii="Garamond" w:hAnsi="Garamond"/>
          <w:sz w:val="22"/>
          <w:szCs w:val="22"/>
        </w:rPr>
        <w:t xml:space="preserve"> in opposite directions (i.e., upper-</w:t>
      </w:r>
      <w:proofErr w:type="gramStart"/>
      <w:r w:rsidR="009F2A46">
        <w:rPr>
          <w:rFonts w:ascii="Garamond" w:hAnsi="Garamond"/>
          <w:sz w:val="22"/>
          <w:szCs w:val="22"/>
        </w:rPr>
        <w:t>left</w:t>
      </w:r>
      <w:proofErr w:type="gramEnd"/>
      <w:r w:rsidR="009F2A46">
        <w:rPr>
          <w:rFonts w:ascii="Garamond" w:hAnsi="Garamond"/>
          <w:sz w:val="22"/>
          <w:szCs w:val="22"/>
        </w:rPr>
        <w:t xml:space="preserve"> and lower-right quadrants).</w:t>
      </w:r>
      <w:r w:rsidR="007577CA">
        <w:rPr>
          <w:rFonts w:ascii="Garamond" w:hAnsi="Garamond"/>
          <w:sz w:val="22"/>
          <w:szCs w:val="22"/>
        </w:rPr>
        <w:t xml:space="preserve"> </w:t>
      </w:r>
    </w:p>
    <w:p w14:paraId="07247E4B" w14:textId="0B6F2E0B" w:rsidR="0040617D" w:rsidRDefault="005F7721" w:rsidP="00DE79B0">
      <w:pPr>
        <w:ind w:firstLine="720"/>
        <w:jc w:val="both"/>
        <w:rPr>
          <w:rFonts w:ascii="Garamond" w:hAnsi="Garamond"/>
          <w:sz w:val="22"/>
          <w:szCs w:val="22"/>
        </w:rPr>
      </w:pPr>
      <w:r>
        <w:rPr>
          <w:rFonts w:ascii="Garamond" w:hAnsi="Garamond"/>
          <w:sz w:val="22"/>
          <w:szCs w:val="22"/>
        </w:rPr>
        <w:t>The same</w:t>
      </w:r>
      <w:r w:rsidR="00EC1150">
        <w:rPr>
          <w:rFonts w:ascii="Garamond" w:hAnsi="Garamond"/>
          <w:sz w:val="22"/>
          <w:szCs w:val="22"/>
        </w:rPr>
        <w:t xml:space="preserve"> pattern of free voice action</w:t>
      </w:r>
      <w:r>
        <w:rPr>
          <w:rFonts w:ascii="Garamond" w:hAnsi="Garamond"/>
          <w:sz w:val="22"/>
          <w:szCs w:val="22"/>
        </w:rPr>
        <w:t xml:space="preserve"> was observed with regards to voice modulation. </w:t>
      </w:r>
      <w:r w:rsidR="007577CA">
        <w:rPr>
          <w:rFonts w:ascii="Garamond" w:hAnsi="Garamond"/>
          <w:sz w:val="22"/>
          <w:szCs w:val="22"/>
        </w:rPr>
        <w:t>“</w:t>
      </w:r>
      <w:r w:rsidR="00030104">
        <w:rPr>
          <w:rFonts w:ascii="Garamond" w:hAnsi="Garamond"/>
          <w:sz w:val="22"/>
          <w:szCs w:val="22"/>
        </w:rPr>
        <w:t>P</w:t>
      </w:r>
      <w:r w:rsidR="007577CA">
        <w:rPr>
          <w:rFonts w:ascii="Garamond" w:hAnsi="Garamond"/>
          <w:sz w:val="22"/>
          <w:szCs w:val="22"/>
        </w:rPr>
        <w:t xml:space="preserve">izza slice” </w:t>
      </w:r>
      <w:r w:rsidR="00AB7BA9">
        <w:rPr>
          <w:rFonts w:ascii="Garamond" w:hAnsi="Garamond"/>
          <w:sz w:val="22"/>
          <w:szCs w:val="22"/>
        </w:rPr>
        <w:t>size</w:t>
      </w:r>
      <w:r w:rsidR="007577CA">
        <w:rPr>
          <w:rFonts w:ascii="Garamond" w:hAnsi="Garamond"/>
          <w:sz w:val="22"/>
          <w:szCs w:val="22"/>
        </w:rPr>
        <w:t xml:space="preserve"> and range lines (i.e., </w:t>
      </w:r>
      <w:proofErr w:type="gramStart"/>
      <w:r w:rsidR="007577CA">
        <w:rPr>
          <w:rFonts w:ascii="Garamond" w:hAnsi="Garamond"/>
          <w:sz w:val="22"/>
          <w:szCs w:val="22"/>
        </w:rPr>
        <w:t>bold</w:t>
      </w:r>
      <w:proofErr w:type="gramEnd"/>
      <w:r w:rsidR="007577CA">
        <w:rPr>
          <w:rFonts w:ascii="Garamond" w:hAnsi="Garamond"/>
          <w:sz w:val="22"/>
          <w:szCs w:val="22"/>
        </w:rPr>
        <w:t xml:space="preserve"> and dashed lines) for (</w:t>
      </w:r>
      <w:proofErr w:type="spellStart"/>
      <w:r w:rsidR="007577CA" w:rsidRPr="007577CA">
        <w:rPr>
          <w:rFonts w:ascii="Garamond" w:hAnsi="Garamond"/>
          <w:i/>
          <w:iCs/>
          <w:sz w:val="22"/>
          <w:szCs w:val="22"/>
        </w:rPr>
        <w:t>i</w:t>
      </w:r>
      <w:proofErr w:type="spellEnd"/>
      <w:r w:rsidR="007577CA">
        <w:rPr>
          <w:rFonts w:ascii="Garamond" w:hAnsi="Garamond"/>
          <w:sz w:val="22"/>
          <w:szCs w:val="22"/>
        </w:rPr>
        <w:t>) and (</w:t>
      </w:r>
      <w:r w:rsidR="007577CA" w:rsidRPr="007577CA">
        <w:rPr>
          <w:rFonts w:ascii="Garamond" w:hAnsi="Garamond"/>
          <w:i/>
          <w:iCs/>
          <w:sz w:val="22"/>
          <w:szCs w:val="22"/>
        </w:rPr>
        <w:t>ii</w:t>
      </w:r>
      <w:r w:rsidR="007577CA">
        <w:rPr>
          <w:rFonts w:ascii="Garamond" w:hAnsi="Garamond"/>
          <w:sz w:val="22"/>
          <w:szCs w:val="22"/>
        </w:rPr>
        <w:t>) show that</w:t>
      </w:r>
      <w:r w:rsidR="000E252D">
        <w:rPr>
          <w:rFonts w:ascii="Garamond" w:hAnsi="Garamond"/>
          <w:sz w:val="22"/>
          <w:szCs w:val="22"/>
        </w:rPr>
        <w:t xml:space="preserve"> there was no </w:t>
      </w:r>
      <w:r w:rsidR="00030104">
        <w:rPr>
          <w:rFonts w:ascii="Garamond" w:hAnsi="Garamond"/>
          <w:sz w:val="22"/>
          <w:szCs w:val="22"/>
        </w:rPr>
        <w:t xml:space="preserve">uniform, </w:t>
      </w:r>
      <w:r w:rsidR="000E252D">
        <w:rPr>
          <w:rFonts w:ascii="Garamond" w:hAnsi="Garamond"/>
          <w:sz w:val="22"/>
          <w:szCs w:val="22"/>
        </w:rPr>
        <w:t>constant</w:t>
      </w:r>
      <w:r w:rsidR="008828D5">
        <w:rPr>
          <w:rFonts w:ascii="Garamond" w:hAnsi="Garamond"/>
          <w:sz w:val="22"/>
          <w:szCs w:val="22"/>
        </w:rPr>
        <w:t>,</w:t>
      </w:r>
      <w:r w:rsidR="00030104">
        <w:rPr>
          <w:rFonts w:ascii="Garamond" w:hAnsi="Garamond"/>
          <w:sz w:val="22"/>
          <w:szCs w:val="22"/>
        </w:rPr>
        <w:t xml:space="preserve"> or confined</w:t>
      </w:r>
      <w:r w:rsidR="007577CA">
        <w:rPr>
          <w:rFonts w:ascii="Garamond" w:hAnsi="Garamond"/>
          <w:sz w:val="22"/>
          <w:szCs w:val="22"/>
        </w:rPr>
        <w:t xml:space="preserve"> </w:t>
      </w:r>
      <w:r w:rsidR="000E252D">
        <w:rPr>
          <w:rFonts w:ascii="Garamond" w:hAnsi="Garamond"/>
          <w:sz w:val="22"/>
          <w:szCs w:val="22"/>
        </w:rPr>
        <w:t>disposition</w:t>
      </w:r>
      <w:r w:rsidR="00772A1E">
        <w:rPr>
          <w:rFonts w:ascii="Garamond" w:hAnsi="Garamond"/>
          <w:sz w:val="22"/>
          <w:szCs w:val="22"/>
        </w:rPr>
        <w:t xml:space="preserve"> </w:t>
      </w:r>
      <w:r w:rsidR="008828D5">
        <w:rPr>
          <w:rFonts w:ascii="Garamond" w:hAnsi="Garamond"/>
          <w:sz w:val="22"/>
          <w:szCs w:val="22"/>
        </w:rPr>
        <w:t>for</w:t>
      </w:r>
      <w:r w:rsidR="00AB7BA9">
        <w:rPr>
          <w:rFonts w:ascii="Garamond" w:hAnsi="Garamond"/>
          <w:sz w:val="22"/>
          <w:szCs w:val="22"/>
        </w:rPr>
        <w:t xml:space="preserve"> voice change</w:t>
      </w:r>
      <w:r w:rsidR="000E252D">
        <w:rPr>
          <w:rFonts w:ascii="Garamond" w:hAnsi="Garamond"/>
          <w:sz w:val="22"/>
          <w:szCs w:val="22"/>
        </w:rPr>
        <w:t xml:space="preserve">, </w:t>
      </w:r>
      <w:r w:rsidR="007E1FF5">
        <w:rPr>
          <w:rFonts w:ascii="Garamond" w:hAnsi="Garamond"/>
          <w:sz w:val="22"/>
          <w:szCs w:val="22"/>
        </w:rPr>
        <w:t>while</w:t>
      </w:r>
      <w:r w:rsidR="000E252D">
        <w:rPr>
          <w:rFonts w:ascii="Garamond" w:hAnsi="Garamond"/>
          <w:sz w:val="22"/>
          <w:szCs w:val="22"/>
        </w:rPr>
        <w:t xml:space="preserve"> (</w:t>
      </w:r>
      <w:r w:rsidR="000E252D" w:rsidRPr="009E0D57">
        <w:rPr>
          <w:rFonts w:ascii="Garamond" w:hAnsi="Garamond"/>
          <w:i/>
          <w:iCs/>
          <w:sz w:val="22"/>
          <w:szCs w:val="22"/>
        </w:rPr>
        <w:t>iii</w:t>
      </w:r>
      <w:r w:rsidR="000E252D">
        <w:rPr>
          <w:rFonts w:ascii="Garamond" w:hAnsi="Garamond"/>
          <w:sz w:val="22"/>
          <w:szCs w:val="22"/>
        </w:rPr>
        <w:t xml:space="preserve">) </w:t>
      </w:r>
      <w:r w:rsidR="007E1FF5">
        <w:rPr>
          <w:rFonts w:ascii="Garamond" w:hAnsi="Garamond"/>
          <w:sz w:val="22"/>
          <w:szCs w:val="22"/>
        </w:rPr>
        <w:t>confirm</w:t>
      </w:r>
      <w:r w:rsidR="008828D5">
        <w:rPr>
          <w:rFonts w:ascii="Garamond" w:hAnsi="Garamond"/>
          <w:sz w:val="22"/>
          <w:szCs w:val="22"/>
        </w:rPr>
        <w:t>ed</w:t>
      </w:r>
      <w:r w:rsidR="007E1FF5">
        <w:rPr>
          <w:rFonts w:ascii="Garamond" w:hAnsi="Garamond"/>
          <w:sz w:val="22"/>
          <w:szCs w:val="22"/>
        </w:rPr>
        <w:t xml:space="preserve"> that </w:t>
      </w:r>
      <w:r w:rsidR="00030104">
        <w:rPr>
          <w:rFonts w:ascii="Garamond" w:hAnsi="Garamond"/>
          <w:sz w:val="22"/>
          <w:szCs w:val="22"/>
        </w:rPr>
        <w:t>voice change</w:t>
      </w:r>
      <w:r w:rsidR="007E1FF5">
        <w:rPr>
          <w:rFonts w:ascii="Garamond" w:hAnsi="Garamond"/>
          <w:sz w:val="22"/>
          <w:szCs w:val="22"/>
        </w:rPr>
        <w:t xml:space="preserve"> </w:t>
      </w:r>
      <w:r w:rsidR="00030104">
        <w:rPr>
          <w:rFonts w:ascii="Garamond" w:hAnsi="Garamond"/>
          <w:sz w:val="22"/>
          <w:szCs w:val="22"/>
        </w:rPr>
        <w:t>was</w:t>
      </w:r>
      <w:r w:rsidR="00960245">
        <w:rPr>
          <w:rFonts w:ascii="Garamond" w:hAnsi="Garamond"/>
          <w:sz w:val="22"/>
          <w:szCs w:val="22"/>
        </w:rPr>
        <w:t xml:space="preserve"> </w:t>
      </w:r>
      <w:r w:rsidR="000E252D">
        <w:rPr>
          <w:rFonts w:ascii="Garamond" w:hAnsi="Garamond"/>
          <w:sz w:val="22"/>
          <w:szCs w:val="22"/>
        </w:rPr>
        <w:t>dynamic</w:t>
      </w:r>
      <w:r w:rsidR="00960245">
        <w:rPr>
          <w:rFonts w:ascii="Garamond" w:hAnsi="Garamond"/>
          <w:sz w:val="22"/>
          <w:szCs w:val="22"/>
        </w:rPr>
        <w:t xml:space="preserve"> </w:t>
      </w:r>
      <w:r w:rsidR="006E56F3">
        <w:rPr>
          <w:rFonts w:ascii="Garamond" w:hAnsi="Garamond"/>
          <w:sz w:val="22"/>
          <w:szCs w:val="22"/>
        </w:rPr>
        <w:t xml:space="preserve">and </w:t>
      </w:r>
      <w:r w:rsidR="006E56F3" w:rsidRPr="006E56F3">
        <w:rPr>
          <w:rFonts w:ascii="Garamond" w:hAnsi="Garamond"/>
          <w:sz w:val="22"/>
          <w:szCs w:val="22"/>
        </w:rPr>
        <w:t>unregimented</w:t>
      </w:r>
      <w:r w:rsidR="00062A52">
        <w:rPr>
          <w:rFonts w:ascii="Garamond" w:hAnsi="Garamond"/>
          <w:sz w:val="22"/>
          <w:szCs w:val="22"/>
        </w:rPr>
        <w:t>.</w:t>
      </w:r>
      <w:r w:rsidR="00DD5256">
        <w:rPr>
          <w:rFonts w:ascii="Garamond" w:hAnsi="Garamond"/>
          <w:sz w:val="22"/>
          <w:szCs w:val="22"/>
        </w:rPr>
        <w:t xml:space="preserve"> </w:t>
      </w:r>
      <w:r w:rsidR="001A6946">
        <w:rPr>
          <w:rFonts w:ascii="Garamond" w:hAnsi="Garamond"/>
          <w:sz w:val="22"/>
          <w:szCs w:val="22"/>
        </w:rPr>
        <w:t>T</w:t>
      </w:r>
      <w:r w:rsidR="00DD5256">
        <w:rPr>
          <w:rFonts w:ascii="Garamond" w:hAnsi="Garamond"/>
          <w:sz w:val="22"/>
          <w:szCs w:val="22"/>
        </w:rPr>
        <w:t>he assumption that across (</w:t>
      </w:r>
      <w:proofErr w:type="spellStart"/>
      <w:r w:rsidR="00DD5256" w:rsidRPr="00DD5256">
        <w:rPr>
          <w:rFonts w:ascii="Garamond" w:hAnsi="Garamond"/>
          <w:i/>
          <w:iCs/>
          <w:sz w:val="22"/>
          <w:szCs w:val="22"/>
        </w:rPr>
        <w:t>i</w:t>
      </w:r>
      <w:proofErr w:type="spellEnd"/>
      <w:r w:rsidR="00DD5256">
        <w:rPr>
          <w:rFonts w:ascii="Garamond" w:hAnsi="Garamond"/>
          <w:sz w:val="22"/>
          <w:szCs w:val="22"/>
        </w:rPr>
        <w:t>), (</w:t>
      </w:r>
      <w:r w:rsidR="00DD5256" w:rsidRPr="00DD5256">
        <w:rPr>
          <w:rFonts w:ascii="Garamond" w:hAnsi="Garamond"/>
          <w:i/>
          <w:iCs/>
          <w:sz w:val="22"/>
          <w:szCs w:val="22"/>
        </w:rPr>
        <w:t>ii</w:t>
      </w:r>
      <w:r w:rsidR="00DD5256">
        <w:rPr>
          <w:rFonts w:ascii="Garamond" w:hAnsi="Garamond"/>
          <w:sz w:val="22"/>
          <w:szCs w:val="22"/>
        </w:rPr>
        <w:t>) and (</w:t>
      </w:r>
      <w:r w:rsidR="00DD5256" w:rsidRPr="00DD5256">
        <w:rPr>
          <w:rFonts w:ascii="Garamond" w:hAnsi="Garamond"/>
          <w:i/>
          <w:iCs/>
          <w:sz w:val="22"/>
          <w:szCs w:val="22"/>
        </w:rPr>
        <w:t>iii</w:t>
      </w:r>
      <w:r w:rsidR="00DD5256">
        <w:rPr>
          <w:rFonts w:ascii="Garamond" w:hAnsi="Garamond"/>
          <w:sz w:val="22"/>
          <w:szCs w:val="22"/>
        </w:rPr>
        <w:t>)</w:t>
      </w:r>
      <w:r w:rsidR="00D16461">
        <w:rPr>
          <w:rFonts w:ascii="Garamond" w:hAnsi="Garamond"/>
          <w:sz w:val="22"/>
          <w:szCs w:val="22"/>
        </w:rPr>
        <w:t xml:space="preserve">, </w:t>
      </w:r>
      <w:r w:rsidR="00F7438D">
        <w:rPr>
          <w:rFonts w:ascii="Garamond" w:hAnsi="Garamond"/>
          <w:sz w:val="22"/>
          <w:szCs w:val="22"/>
        </w:rPr>
        <w:t>voice change</w:t>
      </w:r>
      <w:r w:rsidR="00D16461">
        <w:rPr>
          <w:rFonts w:ascii="Garamond" w:hAnsi="Garamond"/>
          <w:sz w:val="22"/>
          <w:szCs w:val="22"/>
        </w:rPr>
        <w:t xml:space="preserve"> </w:t>
      </w:r>
      <w:r w:rsidR="00F7438D">
        <w:rPr>
          <w:rFonts w:ascii="Garamond" w:hAnsi="Garamond"/>
          <w:sz w:val="22"/>
          <w:szCs w:val="22"/>
        </w:rPr>
        <w:t>ought to</w:t>
      </w:r>
      <w:r w:rsidR="00D16461">
        <w:rPr>
          <w:rFonts w:ascii="Garamond" w:hAnsi="Garamond"/>
          <w:sz w:val="22"/>
          <w:szCs w:val="22"/>
        </w:rPr>
        <w:t xml:space="preserve"> be small </w:t>
      </w:r>
      <w:r w:rsidR="00BD3A00">
        <w:rPr>
          <w:rFonts w:ascii="Garamond" w:hAnsi="Garamond"/>
          <w:sz w:val="22"/>
          <w:szCs w:val="22"/>
        </w:rPr>
        <w:t>and/or</w:t>
      </w:r>
      <w:r w:rsidR="00D16461">
        <w:rPr>
          <w:rFonts w:ascii="Garamond" w:hAnsi="Garamond"/>
          <w:sz w:val="22"/>
          <w:szCs w:val="22"/>
        </w:rPr>
        <w:t xml:space="preserve"> </w:t>
      </w:r>
      <w:r w:rsidR="006E56F3">
        <w:rPr>
          <w:rFonts w:ascii="Garamond" w:hAnsi="Garamond"/>
          <w:sz w:val="22"/>
          <w:szCs w:val="22"/>
        </w:rPr>
        <w:t>portray</w:t>
      </w:r>
      <w:r w:rsidR="00D16461">
        <w:rPr>
          <w:rFonts w:ascii="Garamond" w:hAnsi="Garamond"/>
          <w:sz w:val="22"/>
          <w:szCs w:val="22"/>
        </w:rPr>
        <w:t xml:space="preserve"> unidirectional and</w:t>
      </w:r>
      <w:r w:rsidR="001A6946">
        <w:rPr>
          <w:rFonts w:ascii="Garamond" w:hAnsi="Garamond"/>
          <w:sz w:val="22"/>
          <w:szCs w:val="22"/>
        </w:rPr>
        <w:t>/or</w:t>
      </w:r>
      <w:r w:rsidR="00D16461">
        <w:rPr>
          <w:rFonts w:ascii="Garamond" w:hAnsi="Garamond"/>
          <w:sz w:val="22"/>
          <w:szCs w:val="22"/>
        </w:rPr>
        <w:t xml:space="preserve"> stereotypical </w:t>
      </w:r>
      <w:r w:rsidR="006E56F3">
        <w:rPr>
          <w:rFonts w:ascii="Garamond" w:hAnsi="Garamond"/>
          <w:sz w:val="22"/>
          <w:szCs w:val="22"/>
        </w:rPr>
        <w:t xml:space="preserve">voice </w:t>
      </w:r>
      <w:r w:rsidR="00D16461">
        <w:rPr>
          <w:rFonts w:ascii="Garamond" w:hAnsi="Garamond"/>
          <w:sz w:val="22"/>
          <w:szCs w:val="22"/>
        </w:rPr>
        <w:t>changes</w:t>
      </w:r>
      <w:r w:rsidR="001A6946">
        <w:rPr>
          <w:rFonts w:ascii="Garamond" w:hAnsi="Garamond"/>
          <w:sz w:val="22"/>
          <w:szCs w:val="22"/>
        </w:rPr>
        <w:t xml:space="preserve">, as </w:t>
      </w:r>
      <w:r w:rsidR="00825E8D">
        <w:rPr>
          <w:rFonts w:ascii="Garamond" w:hAnsi="Garamond"/>
          <w:sz w:val="22"/>
          <w:szCs w:val="22"/>
        </w:rPr>
        <w:t>predicted by the traditional hypothesis</w:t>
      </w:r>
      <w:r w:rsidR="00155E7C">
        <w:rPr>
          <w:rFonts w:ascii="Garamond" w:hAnsi="Garamond"/>
          <w:sz w:val="22"/>
          <w:szCs w:val="22"/>
        </w:rPr>
        <w:t xml:space="preserve">, </w:t>
      </w:r>
      <w:r w:rsidR="001A6946">
        <w:rPr>
          <w:rFonts w:ascii="Garamond" w:hAnsi="Garamond"/>
          <w:sz w:val="22"/>
          <w:szCs w:val="22"/>
        </w:rPr>
        <w:t xml:space="preserve">received no </w:t>
      </w:r>
      <w:r w:rsidR="004D2C40">
        <w:rPr>
          <w:rFonts w:ascii="Garamond" w:hAnsi="Garamond"/>
          <w:sz w:val="22"/>
          <w:szCs w:val="22"/>
        </w:rPr>
        <w:t xml:space="preserve">empirical </w:t>
      </w:r>
      <w:r w:rsidR="001A6946">
        <w:rPr>
          <w:rFonts w:ascii="Garamond" w:hAnsi="Garamond"/>
          <w:sz w:val="22"/>
          <w:szCs w:val="22"/>
        </w:rPr>
        <w:t>support</w:t>
      </w:r>
      <w:r w:rsidR="00D16461">
        <w:rPr>
          <w:rFonts w:ascii="Garamond" w:hAnsi="Garamond"/>
          <w:sz w:val="22"/>
          <w:szCs w:val="22"/>
        </w:rPr>
        <w:t>.</w:t>
      </w:r>
      <w:r w:rsidR="000E252D">
        <w:rPr>
          <w:rFonts w:ascii="Garamond" w:hAnsi="Garamond"/>
          <w:sz w:val="22"/>
          <w:szCs w:val="22"/>
        </w:rPr>
        <w:t xml:space="preserve"> </w:t>
      </w:r>
    </w:p>
    <w:p w14:paraId="5F4A6613" w14:textId="77777777" w:rsidR="004537EC" w:rsidRDefault="004537EC" w:rsidP="00DE79B0">
      <w:pPr>
        <w:ind w:firstLine="720"/>
        <w:jc w:val="both"/>
        <w:rPr>
          <w:rFonts w:ascii="Garamond" w:hAnsi="Garamond"/>
          <w:sz w:val="22"/>
          <w:szCs w:val="22"/>
        </w:rPr>
      </w:pPr>
    </w:p>
    <w:p w14:paraId="0435C465" w14:textId="23067CBF" w:rsidR="000B0996" w:rsidRDefault="000B0996" w:rsidP="000B0996">
      <w:pPr>
        <w:jc w:val="both"/>
        <w:rPr>
          <w:rFonts w:ascii="Garamond" w:hAnsi="Garamond"/>
          <w:sz w:val="22"/>
          <w:szCs w:val="22"/>
        </w:rPr>
      </w:pPr>
      <w:r>
        <w:rPr>
          <w:rFonts w:ascii="Garamond" w:hAnsi="Garamond"/>
          <w:sz w:val="22"/>
          <w:szCs w:val="22"/>
        </w:rPr>
        <w:t>[placeholder Fig. 3]</w:t>
      </w:r>
    </w:p>
    <w:p w14:paraId="1F796E3F" w14:textId="4DFF0FEF" w:rsidR="004537EC" w:rsidRDefault="004537EC" w:rsidP="004537EC">
      <w:pPr>
        <w:jc w:val="both"/>
        <w:rPr>
          <w:rFonts w:ascii="Garamond" w:hAnsi="Garamond"/>
          <w:sz w:val="22"/>
          <w:szCs w:val="22"/>
        </w:rPr>
      </w:pPr>
    </w:p>
    <w:p w14:paraId="238C506D" w14:textId="0E9ACFF2" w:rsidR="004537EC" w:rsidRDefault="00841219" w:rsidP="004537EC">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3</w:t>
      </w:r>
      <w:r w:rsidRPr="00E156F9">
        <w:rPr>
          <w:rFonts w:ascii="Garamond" w:hAnsi="Garamond"/>
          <w:b/>
          <w:bCs/>
          <w:sz w:val="22"/>
          <w:szCs w:val="22"/>
        </w:rPr>
        <w:t xml:space="preserve">. </w:t>
      </w:r>
      <w:r w:rsidR="000D3EAC">
        <w:rPr>
          <w:rFonts w:ascii="Garamond" w:hAnsi="Garamond"/>
          <w:b/>
          <w:bCs/>
          <w:sz w:val="22"/>
          <w:szCs w:val="22"/>
        </w:rPr>
        <w:t>Absolute</w:t>
      </w:r>
      <w:r>
        <w:rPr>
          <w:rFonts w:ascii="Garamond" w:hAnsi="Garamond"/>
          <w:b/>
          <w:bCs/>
          <w:sz w:val="22"/>
          <w:szCs w:val="22"/>
        </w:rPr>
        <w:t xml:space="preserve">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 xml:space="preserve">Upper panel (maximum frequency x duration) depicts voice activation, lower panel (entropy x pitch contour slope) depicts voice modulation. </w:t>
      </w:r>
      <w:r w:rsidR="00686E7E">
        <w:rPr>
          <w:rFonts w:ascii="Garamond" w:hAnsi="Garamond"/>
          <w:sz w:val="22"/>
          <w:szCs w:val="22"/>
        </w:rPr>
        <w:t>Columns depict voice activation and modulation (</w:t>
      </w:r>
      <w:proofErr w:type="spellStart"/>
      <w:r w:rsidR="00686E7E" w:rsidRPr="00C211E5">
        <w:rPr>
          <w:rFonts w:ascii="Garamond" w:hAnsi="Garamond"/>
          <w:i/>
          <w:iCs/>
          <w:sz w:val="22"/>
          <w:szCs w:val="22"/>
        </w:rPr>
        <w:t>i</w:t>
      </w:r>
      <w:proofErr w:type="spellEnd"/>
      <w:r w:rsidR="00686E7E">
        <w:rPr>
          <w:rFonts w:ascii="Garamond" w:hAnsi="Garamond"/>
          <w:sz w:val="22"/>
          <w:szCs w:val="22"/>
        </w:rPr>
        <w:t>) across subjects, (</w:t>
      </w:r>
      <w:r w:rsidR="00686E7E" w:rsidRPr="00C211E5">
        <w:rPr>
          <w:rFonts w:ascii="Garamond" w:hAnsi="Garamond"/>
          <w:i/>
          <w:iCs/>
          <w:sz w:val="22"/>
          <w:szCs w:val="22"/>
        </w:rPr>
        <w:t>ii</w:t>
      </w:r>
      <w:r w:rsidR="00686E7E">
        <w:rPr>
          <w:rFonts w:ascii="Garamond" w:hAnsi="Garamond"/>
          <w:sz w:val="22"/>
          <w:szCs w:val="22"/>
        </w:rPr>
        <w:t>) between subjects and (</w:t>
      </w:r>
      <w:r w:rsidR="00686E7E" w:rsidRPr="00C211E5">
        <w:rPr>
          <w:rFonts w:ascii="Garamond" w:hAnsi="Garamond"/>
          <w:i/>
          <w:iCs/>
          <w:sz w:val="22"/>
          <w:szCs w:val="22"/>
        </w:rPr>
        <w:t>iii</w:t>
      </w:r>
      <w:r w:rsidR="00686E7E">
        <w:rPr>
          <w:rFonts w:ascii="Garamond" w:hAnsi="Garamond"/>
          <w:sz w:val="22"/>
          <w:szCs w:val="22"/>
        </w:rPr>
        <w:t xml:space="preserve">) between sessions within subjects. </w:t>
      </w:r>
      <w:r>
        <w:rPr>
          <w:rFonts w:ascii="Garamond" w:hAnsi="Garamond"/>
          <w:sz w:val="22"/>
          <w:szCs w:val="22"/>
        </w:rPr>
        <w:t xml:space="preserve">Colour saturation depicts number of calls changing </w:t>
      </w:r>
      <w:r w:rsidR="00E12FF6">
        <w:rPr>
          <w:rFonts w:ascii="Garamond" w:hAnsi="Garamond"/>
          <w:sz w:val="22"/>
          <w:szCs w:val="22"/>
        </w:rPr>
        <w:t>in</w:t>
      </w:r>
      <w:r>
        <w:rPr>
          <w:rFonts w:ascii="Garamond" w:hAnsi="Garamond"/>
          <w:sz w:val="22"/>
          <w:szCs w:val="22"/>
        </w:rPr>
        <w:t xml:space="preserve"> the same </w:t>
      </w:r>
      <w:r w:rsidR="00E12FF6">
        <w:rPr>
          <w:rFonts w:ascii="Garamond" w:hAnsi="Garamond"/>
          <w:sz w:val="22"/>
          <w:szCs w:val="22"/>
        </w:rPr>
        <w:t xml:space="preserve">major </w:t>
      </w:r>
      <w:r>
        <w:rPr>
          <w:rFonts w:ascii="Garamond" w:hAnsi="Garamond"/>
          <w:sz w:val="22"/>
          <w:szCs w:val="22"/>
        </w:rPr>
        <w:t>direction.</w:t>
      </w:r>
    </w:p>
    <w:p w14:paraId="769F6361" w14:textId="77777777" w:rsidR="004537EC" w:rsidRDefault="004537EC" w:rsidP="00DE79B0">
      <w:pPr>
        <w:ind w:firstLine="720"/>
        <w:jc w:val="both"/>
        <w:rPr>
          <w:rFonts w:ascii="Garamond" w:hAnsi="Garamond"/>
          <w:sz w:val="22"/>
          <w:szCs w:val="22"/>
        </w:rPr>
      </w:pPr>
    </w:p>
    <w:p w14:paraId="6FCADDEC" w14:textId="77777777" w:rsidR="00272F3F" w:rsidRDefault="00272F3F" w:rsidP="00DE79B0">
      <w:pPr>
        <w:ind w:firstLine="720"/>
        <w:jc w:val="both"/>
        <w:rPr>
          <w:rFonts w:ascii="Garamond" w:hAnsi="Garamond"/>
          <w:sz w:val="22"/>
          <w:szCs w:val="22"/>
        </w:rPr>
      </w:pPr>
    </w:p>
    <w:p w14:paraId="0AF4634A" w14:textId="11DC68A8" w:rsidR="00232D16" w:rsidRDefault="00232D16" w:rsidP="00DE79B0">
      <w:pPr>
        <w:ind w:firstLine="720"/>
        <w:jc w:val="both"/>
        <w:rPr>
          <w:rFonts w:ascii="Garamond" w:hAnsi="Garamond"/>
          <w:sz w:val="22"/>
          <w:szCs w:val="22"/>
        </w:rPr>
      </w:pPr>
      <w:r>
        <w:rPr>
          <w:rFonts w:ascii="Garamond" w:hAnsi="Garamond"/>
          <w:sz w:val="22"/>
          <w:szCs w:val="22"/>
        </w:rPr>
        <w:t>Fig</w:t>
      </w:r>
      <w:r w:rsidR="00C7708E">
        <w:rPr>
          <w:rFonts w:ascii="Garamond" w:hAnsi="Garamond"/>
          <w:sz w:val="22"/>
          <w:szCs w:val="22"/>
        </w:rPr>
        <w:t>ure</w:t>
      </w:r>
      <w:r>
        <w:rPr>
          <w:rFonts w:ascii="Garamond" w:hAnsi="Garamond"/>
          <w:sz w:val="22"/>
          <w:szCs w:val="22"/>
        </w:rPr>
        <w:t xml:space="preserve"> 4 provides a similar graphic representation plotted </w:t>
      </w:r>
      <w:r w:rsidR="00356044">
        <w:rPr>
          <w:rFonts w:ascii="Garamond" w:hAnsi="Garamond"/>
          <w:sz w:val="22"/>
          <w:szCs w:val="22"/>
        </w:rPr>
        <w:t>in terms of</w:t>
      </w:r>
      <w:r>
        <w:rPr>
          <w:rFonts w:ascii="Garamond" w:hAnsi="Garamond"/>
          <w:sz w:val="22"/>
          <w:szCs w:val="22"/>
        </w:rPr>
        <w:t xml:space="preserve"> </w:t>
      </w:r>
      <w:r w:rsidRPr="00216387">
        <w:rPr>
          <w:rFonts w:ascii="Garamond" w:hAnsi="Garamond"/>
          <w:sz w:val="22"/>
          <w:szCs w:val="22"/>
        </w:rPr>
        <w:t>percent</w:t>
      </w:r>
      <w:r w:rsidR="00356044" w:rsidRPr="00216387">
        <w:rPr>
          <w:rFonts w:ascii="Garamond" w:hAnsi="Garamond"/>
          <w:sz w:val="22"/>
          <w:szCs w:val="22"/>
        </w:rPr>
        <w:t>ual</w:t>
      </w:r>
      <w:r>
        <w:rPr>
          <w:rFonts w:ascii="Garamond" w:hAnsi="Garamond"/>
          <w:sz w:val="22"/>
          <w:szCs w:val="22"/>
        </w:rPr>
        <w:t xml:space="preserve"> voice change. </w:t>
      </w:r>
      <w:r w:rsidR="00BC15CD">
        <w:rPr>
          <w:rFonts w:ascii="Garamond" w:hAnsi="Garamond"/>
          <w:sz w:val="22"/>
          <w:szCs w:val="22"/>
        </w:rPr>
        <w:t>M</w:t>
      </w:r>
      <w:r w:rsidR="005841CF">
        <w:rPr>
          <w:rFonts w:ascii="Garamond" w:hAnsi="Garamond"/>
          <w:sz w:val="22"/>
          <w:szCs w:val="22"/>
        </w:rPr>
        <w:t>ultiple</w:t>
      </w:r>
      <w:r>
        <w:rPr>
          <w:rFonts w:ascii="Garamond" w:hAnsi="Garamond"/>
          <w:sz w:val="22"/>
          <w:szCs w:val="22"/>
        </w:rPr>
        <w:t xml:space="preserve"> voice changes </w:t>
      </w:r>
      <w:r w:rsidR="0037186D">
        <w:rPr>
          <w:rFonts w:ascii="Garamond" w:hAnsi="Garamond"/>
          <w:sz w:val="22"/>
          <w:szCs w:val="22"/>
        </w:rPr>
        <w:t xml:space="preserve">in activation and modulation </w:t>
      </w:r>
      <w:r>
        <w:rPr>
          <w:rFonts w:ascii="Garamond" w:hAnsi="Garamond"/>
          <w:sz w:val="22"/>
          <w:szCs w:val="22"/>
        </w:rPr>
        <w:t xml:space="preserve">surpassed </w:t>
      </w:r>
      <w:r w:rsidR="006F0819">
        <w:rPr>
          <w:rFonts w:ascii="Garamond" w:hAnsi="Garamond"/>
          <w:sz w:val="22"/>
          <w:szCs w:val="22"/>
        </w:rPr>
        <w:t>1</w:t>
      </w:r>
      <w:r>
        <w:rPr>
          <w:rFonts w:ascii="Garamond" w:hAnsi="Garamond"/>
          <w:sz w:val="22"/>
          <w:szCs w:val="22"/>
        </w:rPr>
        <w:t>00%</w:t>
      </w:r>
      <w:r w:rsidR="00CB5977">
        <w:rPr>
          <w:rFonts w:ascii="Garamond" w:hAnsi="Garamond"/>
          <w:sz w:val="22"/>
          <w:szCs w:val="22"/>
        </w:rPr>
        <w:t xml:space="preserve">, and on several occasions, went beyond a </w:t>
      </w:r>
      <w:r w:rsidR="005F5CBD">
        <w:rPr>
          <w:rFonts w:ascii="Garamond" w:hAnsi="Garamond"/>
          <w:sz w:val="22"/>
          <w:szCs w:val="22"/>
        </w:rPr>
        <w:t>4</w:t>
      </w:r>
      <w:r w:rsidR="00A45246">
        <w:rPr>
          <w:rFonts w:ascii="Garamond" w:hAnsi="Garamond"/>
          <w:sz w:val="22"/>
          <w:szCs w:val="22"/>
        </w:rPr>
        <w:t xml:space="preserve">00% and </w:t>
      </w:r>
      <w:r w:rsidR="00CB5977">
        <w:rPr>
          <w:rFonts w:ascii="Garamond" w:hAnsi="Garamond"/>
          <w:sz w:val="22"/>
          <w:szCs w:val="22"/>
        </w:rPr>
        <w:t>10,000% change in voice parameters</w:t>
      </w:r>
      <w:r w:rsidR="005F5CBD">
        <w:rPr>
          <w:rFonts w:ascii="Garamond" w:hAnsi="Garamond"/>
          <w:sz w:val="22"/>
          <w:szCs w:val="22"/>
        </w:rPr>
        <w:t xml:space="preserve"> for both individuals, respectively</w:t>
      </w:r>
      <w:r w:rsidR="00FF7EE2">
        <w:rPr>
          <w:rFonts w:ascii="Garamond" w:hAnsi="Garamond"/>
          <w:sz w:val="22"/>
          <w:szCs w:val="22"/>
        </w:rPr>
        <w:t xml:space="preserve">. </w:t>
      </w:r>
      <w:r w:rsidR="00823405">
        <w:rPr>
          <w:rFonts w:ascii="Garamond" w:hAnsi="Garamond"/>
          <w:sz w:val="22"/>
          <w:szCs w:val="22"/>
        </w:rPr>
        <w:t>This demonstrates s</w:t>
      </w:r>
      <w:r w:rsidR="00460DDE">
        <w:rPr>
          <w:rFonts w:ascii="Garamond" w:hAnsi="Garamond"/>
          <w:sz w:val="22"/>
          <w:szCs w:val="22"/>
        </w:rPr>
        <w:t xml:space="preserve">ubjects were </w:t>
      </w:r>
      <w:r w:rsidR="00A746C9">
        <w:rPr>
          <w:rFonts w:ascii="Garamond" w:hAnsi="Garamond"/>
          <w:sz w:val="22"/>
          <w:szCs w:val="22"/>
        </w:rPr>
        <w:t xml:space="preserve">not producing </w:t>
      </w:r>
      <w:r w:rsidR="00B731C9">
        <w:rPr>
          <w:rFonts w:ascii="Garamond" w:hAnsi="Garamond"/>
          <w:sz w:val="22"/>
          <w:szCs w:val="22"/>
        </w:rPr>
        <w:t xml:space="preserve">simple, </w:t>
      </w:r>
      <w:r w:rsidR="00767C24">
        <w:rPr>
          <w:rFonts w:ascii="Garamond" w:hAnsi="Garamond"/>
          <w:sz w:val="22"/>
          <w:szCs w:val="22"/>
        </w:rPr>
        <w:t xml:space="preserve">subtle </w:t>
      </w:r>
      <w:r w:rsidR="006C2921">
        <w:rPr>
          <w:rFonts w:ascii="Garamond" w:hAnsi="Garamond"/>
          <w:sz w:val="22"/>
          <w:szCs w:val="22"/>
        </w:rPr>
        <w:t xml:space="preserve">or </w:t>
      </w:r>
      <w:r w:rsidR="004E175E">
        <w:rPr>
          <w:rFonts w:ascii="Garamond" w:hAnsi="Garamond"/>
          <w:sz w:val="22"/>
          <w:szCs w:val="22"/>
        </w:rPr>
        <w:t>subperceptual</w:t>
      </w:r>
      <w:r w:rsidR="006C2921">
        <w:rPr>
          <w:rFonts w:ascii="Garamond" w:hAnsi="Garamond"/>
          <w:sz w:val="22"/>
          <w:szCs w:val="22"/>
        </w:rPr>
        <w:t xml:space="preserve"> </w:t>
      </w:r>
      <w:r w:rsidR="00A746C9">
        <w:rPr>
          <w:rFonts w:ascii="Garamond" w:hAnsi="Garamond"/>
          <w:sz w:val="22"/>
          <w:szCs w:val="22"/>
        </w:rPr>
        <w:t>sub-variants</w:t>
      </w:r>
      <w:r w:rsidR="00A404BA">
        <w:rPr>
          <w:rFonts w:ascii="Garamond" w:hAnsi="Garamond"/>
          <w:sz w:val="22"/>
          <w:szCs w:val="22"/>
        </w:rPr>
        <w:t>.</w:t>
      </w:r>
      <w:r w:rsidR="00A746C9">
        <w:rPr>
          <w:rFonts w:ascii="Garamond" w:hAnsi="Garamond"/>
          <w:sz w:val="22"/>
          <w:szCs w:val="22"/>
        </w:rPr>
        <w:t xml:space="preserve"> </w:t>
      </w:r>
      <w:r w:rsidR="00806447">
        <w:rPr>
          <w:rFonts w:ascii="Garamond" w:hAnsi="Garamond"/>
          <w:sz w:val="22"/>
          <w:szCs w:val="22"/>
        </w:rPr>
        <w:t>T</w:t>
      </w:r>
      <w:r w:rsidR="00A404BA">
        <w:rPr>
          <w:rFonts w:ascii="Garamond" w:hAnsi="Garamond"/>
          <w:sz w:val="22"/>
          <w:szCs w:val="22"/>
        </w:rPr>
        <w:t xml:space="preserve">hey </w:t>
      </w:r>
      <w:r w:rsidR="00883204">
        <w:rPr>
          <w:rFonts w:ascii="Garamond" w:hAnsi="Garamond"/>
          <w:sz w:val="22"/>
          <w:szCs w:val="22"/>
        </w:rPr>
        <w:t>exercised</w:t>
      </w:r>
      <w:r w:rsidR="00460DDE">
        <w:rPr>
          <w:rFonts w:ascii="Garamond" w:hAnsi="Garamond"/>
          <w:sz w:val="22"/>
          <w:szCs w:val="22"/>
        </w:rPr>
        <w:t xml:space="preserve"> voice control </w:t>
      </w:r>
      <w:r w:rsidR="004F22FF">
        <w:rPr>
          <w:rFonts w:ascii="Garamond" w:hAnsi="Garamond"/>
          <w:sz w:val="22"/>
          <w:szCs w:val="22"/>
        </w:rPr>
        <w:t xml:space="preserve">to an extent </w:t>
      </w:r>
      <w:r w:rsidR="0065362F">
        <w:rPr>
          <w:rFonts w:ascii="Garamond" w:hAnsi="Garamond"/>
          <w:sz w:val="22"/>
          <w:szCs w:val="22"/>
        </w:rPr>
        <w:t xml:space="preserve">that </w:t>
      </w:r>
      <w:r w:rsidR="004F22FF">
        <w:rPr>
          <w:rFonts w:ascii="Garamond" w:hAnsi="Garamond"/>
          <w:sz w:val="22"/>
          <w:szCs w:val="22"/>
        </w:rPr>
        <w:t>was</w:t>
      </w:r>
      <w:r w:rsidR="0065362F">
        <w:rPr>
          <w:rFonts w:ascii="Garamond" w:hAnsi="Garamond"/>
          <w:sz w:val="22"/>
          <w:szCs w:val="22"/>
        </w:rPr>
        <w:t xml:space="preserve"> </w:t>
      </w:r>
      <w:r w:rsidR="00806447" w:rsidRPr="00806447">
        <w:rPr>
          <w:rFonts w:ascii="Garamond" w:hAnsi="Garamond"/>
          <w:sz w:val="22"/>
          <w:szCs w:val="22"/>
        </w:rPr>
        <w:t>unambiguous</w:t>
      </w:r>
      <w:r w:rsidR="004F22FF">
        <w:rPr>
          <w:rFonts w:ascii="Garamond" w:hAnsi="Garamond"/>
          <w:sz w:val="22"/>
          <w:szCs w:val="22"/>
        </w:rPr>
        <w:t xml:space="preserve"> and</w:t>
      </w:r>
      <w:r w:rsidR="0065362F">
        <w:rPr>
          <w:rFonts w:ascii="Garamond" w:hAnsi="Garamond"/>
          <w:sz w:val="22"/>
          <w:szCs w:val="22"/>
        </w:rPr>
        <w:t xml:space="preserve"> </w:t>
      </w:r>
      <w:r w:rsidR="008B0188">
        <w:rPr>
          <w:rFonts w:ascii="Garamond" w:hAnsi="Garamond"/>
          <w:sz w:val="22"/>
          <w:szCs w:val="22"/>
        </w:rPr>
        <w:t xml:space="preserve">that </w:t>
      </w:r>
      <w:r w:rsidR="0065362F">
        <w:rPr>
          <w:rFonts w:ascii="Garamond" w:hAnsi="Garamond"/>
          <w:sz w:val="22"/>
          <w:szCs w:val="22"/>
        </w:rPr>
        <w:t xml:space="preserve">would typically </w:t>
      </w:r>
      <w:r w:rsidR="004F22FF">
        <w:rPr>
          <w:rFonts w:ascii="Garamond" w:hAnsi="Garamond"/>
          <w:sz w:val="22"/>
          <w:szCs w:val="22"/>
        </w:rPr>
        <w:t xml:space="preserve">be interpreted as </w:t>
      </w:r>
      <w:r w:rsidR="0065362F">
        <w:rPr>
          <w:rFonts w:ascii="Garamond" w:hAnsi="Garamond"/>
          <w:sz w:val="22"/>
          <w:szCs w:val="22"/>
        </w:rPr>
        <w:t>encod</w:t>
      </w:r>
      <w:r w:rsidR="004F22FF">
        <w:rPr>
          <w:rFonts w:ascii="Garamond" w:hAnsi="Garamond"/>
          <w:sz w:val="22"/>
          <w:szCs w:val="22"/>
        </w:rPr>
        <w:t>ing</w:t>
      </w:r>
      <w:r w:rsidR="0065362F">
        <w:rPr>
          <w:rFonts w:ascii="Garamond" w:hAnsi="Garamond"/>
          <w:sz w:val="22"/>
          <w:szCs w:val="22"/>
        </w:rPr>
        <w:t xml:space="preserve"> biologically </w:t>
      </w:r>
      <w:r w:rsidR="00C97502">
        <w:rPr>
          <w:rFonts w:ascii="Garamond" w:hAnsi="Garamond"/>
          <w:sz w:val="22"/>
          <w:szCs w:val="22"/>
        </w:rPr>
        <w:t>distinct contexts or meanings</w:t>
      </w:r>
      <w:r w:rsidR="008D4F6F">
        <w:rPr>
          <w:rFonts w:ascii="Garamond" w:hAnsi="Garamond"/>
          <w:sz w:val="22"/>
          <w:szCs w:val="22"/>
        </w:rPr>
        <w:t xml:space="preserve">, both </w:t>
      </w:r>
      <w:r w:rsidR="00806447">
        <w:rPr>
          <w:rFonts w:ascii="Garamond" w:hAnsi="Garamond"/>
          <w:sz w:val="22"/>
          <w:szCs w:val="22"/>
        </w:rPr>
        <w:t>by</w:t>
      </w:r>
      <w:r w:rsidR="008D4F6F">
        <w:rPr>
          <w:rFonts w:ascii="Garamond" w:hAnsi="Garamond"/>
          <w:sz w:val="22"/>
          <w:szCs w:val="22"/>
        </w:rPr>
        <w:t xml:space="preserve"> conspecifics</w:t>
      </w:r>
      <w:r w:rsidR="008B0188">
        <w:rPr>
          <w:rFonts w:ascii="Garamond" w:hAnsi="Garamond"/>
          <w:sz w:val="22"/>
          <w:szCs w:val="22"/>
        </w:rPr>
        <w:fldChar w:fldCharType="begin"/>
      </w:r>
      <w:r w:rsidR="0034272E">
        <w:rPr>
          <w:rFonts w:ascii="Garamond" w:hAnsi="Garamond"/>
          <w:sz w:val="22"/>
          <w:szCs w:val="22"/>
        </w:rPr>
        <w:instrText xml:space="preserve"> ADDIN ZOTERO_ITEM CSL_CITATION {"citationID":"a1oim0sff88","properties":{"formattedCitation":"\\super 75\\nosupersub{}","plainCitation":"75","noteIndex":0},"citationItems":[{"id":3289,"uris":["http://zotero.org/users/5804987/items/3NCQHAAZ"],"itemData":{"id":3289,"type":"article-journal","abstract":"The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K"},{"family":"Mundry","given":"Roger"},{"family":"Boesch","given":"Christophe"}],"issued":{"date-parts":[["2015"]]}}}],"schema":"https://github.com/citation-style-language/schema/raw/master/csl-citation.json"} </w:instrText>
      </w:r>
      <w:r w:rsidR="008B0188">
        <w:rPr>
          <w:rFonts w:ascii="Garamond" w:hAnsi="Garamond"/>
          <w:sz w:val="22"/>
          <w:szCs w:val="22"/>
        </w:rPr>
        <w:fldChar w:fldCharType="separate"/>
      </w:r>
      <w:r w:rsidR="0034272E" w:rsidRPr="0034272E">
        <w:rPr>
          <w:rFonts w:ascii="Garamond" w:hAnsi="Garamond" w:cs="Times New Roman"/>
          <w:sz w:val="22"/>
          <w:vertAlign w:val="superscript"/>
        </w:rPr>
        <w:t>75</w:t>
      </w:r>
      <w:r w:rsidR="008B0188">
        <w:rPr>
          <w:rFonts w:ascii="Garamond" w:hAnsi="Garamond"/>
          <w:sz w:val="22"/>
          <w:szCs w:val="22"/>
        </w:rPr>
        <w:fldChar w:fldCharType="end"/>
      </w:r>
      <w:r w:rsidR="008D4F6F">
        <w:rPr>
          <w:rFonts w:ascii="Garamond" w:hAnsi="Garamond"/>
          <w:sz w:val="22"/>
          <w:szCs w:val="22"/>
        </w:rPr>
        <w:t xml:space="preserve"> and human observers</w:t>
      </w:r>
      <w:r w:rsidR="008B0188">
        <w:rPr>
          <w:rFonts w:ascii="Garamond" w:hAnsi="Garamond"/>
          <w:sz w:val="22"/>
          <w:szCs w:val="22"/>
        </w:rPr>
        <w:fldChar w:fldCharType="begin"/>
      </w:r>
      <w:r w:rsidR="0034272E">
        <w:rPr>
          <w:rFonts w:ascii="Garamond" w:hAnsi="Garamond"/>
          <w:sz w:val="22"/>
          <w:szCs w:val="22"/>
        </w:rPr>
        <w:instrText xml:space="preserve"> ADDIN ZOTERO_ITEM CSL_CITATION {"citationID":"a23ufesp81h","properties":{"formattedCitation":"\\super 68\\nosupersub{}","plainCitation":"68","noteIndex":0},"citationItems":[{"id":1073,"uris":["http://zotero.org/users/5804987/items/8IVIUXUB"],"itemData":{"id":1073,"type":"article-journal","abstract":"Wild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8B0188">
        <w:rPr>
          <w:rFonts w:ascii="Garamond" w:hAnsi="Garamond"/>
          <w:sz w:val="22"/>
          <w:szCs w:val="22"/>
        </w:rPr>
        <w:fldChar w:fldCharType="separate"/>
      </w:r>
      <w:r w:rsidR="0034272E" w:rsidRPr="0034272E">
        <w:rPr>
          <w:rFonts w:ascii="Garamond" w:hAnsi="Garamond" w:cs="Times New Roman"/>
          <w:sz w:val="22"/>
          <w:vertAlign w:val="superscript"/>
        </w:rPr>
        <w:t>68</w:t>
      </w:r>
      <w:r w:rsidR="008B0188">
        <w:rPr>
          <w:rFonts w:ascii="Garamond" w:hAnsi="Garamond"/>
          <w:sz w:val="22"/>
          <w:szCs w:val="22"/>
        </w:rPr>
        <w:fldChar w:fldCharType="end"/>
      </w:r>
      <w:r w:rsidR="0065362F">
        <w:rPr>
          <w:rFonts w:ascii="Garamond" w:hAnsi="Garamond"/>
          <w:sz w:val="22"/>
          <w:szCs w:val="22"/>
        </w:rPr>
        <w:t>.</w:t>
      </w:r>
      <w:r w:rsidR="006F0819">
        <w:rPr>
          <w:rFonts w:ascii="Garamond" w:hAnsi="Garamond"/>
          <w:sz w:val="22"/>
          <w:szCs w:val="22"/>
        </w:rPr>
        <w:t xml:space="preserve"> </w:t>
      </w:r>
      <w:r w:rsidR="00BC15CD">
        <w:rPr>
          <w:rFonts w:ascii="Garamond" w:hAnsi="Garamond"/>
          <w:sz w:val="22"/>
          <w:szCs w:val="22"/>
        </w:rPr>
        <w:t>Overall, p</w:t>
      </w:r>
      <w:r w:rsidR="00BA7418">
        <w:rPr>
          <w:rFonts w:ascii="Garamond" w:hAnsi="Garamond"/>
          <w:sz w:val="22"/>
          <w:szCs w:val="22"/>
        </w:rPr>
        <w:t xml:space="preserve">ercentual </w:t>
      </w:r>
      <w:r w:rsidR="00FF7EE2">
        <w:rPr>
          <w:rFonts w:ascii="Garamond" w:hAnsi="Garamond"/>
          <w:sz w:val="22"/>
          <w:szCs w:val="22"/>
        </w:rPr>
        <w:t>voice</w:t>
      </w:r>
      <w:r w:rsidR="00BA7418">
        <w:rPr>
          <w:rFonts w:ascii="Garamond" w:hAnsi="Garamond"/>
          <w:sz w:val="22"/>
          <w:szCs w:val="22"/>
        </w:rPr>
        <w:t xml:space="preserve"> change corroborat</w:t>
      </w:r>
      <w:r w:rsidR="00BC15CD">
        <w:rPr>
          <w:rFonts w:ascii="Garamond" w:hAnsi="Garamond"/>
          <w:sz w:val="22"/>
          <w:szCs w:val="22"/>
        </w:rPr>
        <w:t>ed</w:t>
      </w:r>
      <w:r w:rsidR="00BA7418">
        <w:rPr>
          <w:rFonts w:ascii="Garamond" w:hAnsi="Garamond"/>
          <w:sz w:val="22"/>
          <w:szCs w:val="22"/>
        </w:rPr>
        <w:t xml:space="preserve"> </w:t>
      </w:r>
      <w:r w:rsidR="006A6154">
        <w:rPr>
          <w:rFonts w:ascii="Garamond" w:hAnsi="Garamond"/>
          <w:sz w:val="22"/>
          <w:szCs w:val="22"/>
        </w:rPr>
        <w:t xml:space="preserve">that </w:t>
      </w:r>
      <w:r w:rsidR="00BA7418">
        <w:rPr>
          <w:rFonts w:ascii="Garamond" w:hAnsi="Garamond"/>
          <w:sz w:val="22"/>
          <w:szCs w:val="22"/>
        </w:rPr>
        <w:t xml:space="preserve">individuals were </w:t>
      </w:r>
      <w:r w:rsidR="00C8726A">
        <w:rPr>
          <w:rFonts w:ascii="Garamond" w:hAnsi="Garamond"/>
          <w:sz w:val="22"/>
          <w:szCs w:val="22"/>
        </w:rPr>
        <w:t>engaging in</w:t>
      </w:r>
      <w:r w:rsidR="00BA7418">
        <w:rPr>
          <w:rFonts w:ascii="Garamond" w:hAnsi="Garamond"/>
          <w:sz w:val="22"/>
          <w:szCs w:val="22"/>
        </w:rPr>
        <w:t xml:space="preserve"> </w:t>
      </w:r>
      <w:r w:rsidR="006A6154">
        <w:rPr>
          <w:rFonts w:ascii="Garamond" w:hAnsi="Garamond"/>
          <w:sz w:val="22"/>
          <w:szCs w:val="22"/>
        </w:rPr>
        <w:t>online</w:t>
      </w:r>
      <w:r w:rsidR="00187EA7">
        <w:rPr>
          <w:rFonts w:ascii="Garamond" w:hAnsi="Garamond"/>
          <w:sz w:val="22"/>
          <w:szCs w:val="22"/>
        </w:rPr>
        <w:t>, real-time</w:t>
      </w:r>
      <w:r w:rsidR="00BA7418">
        <w:rPr>
          <w:rFonts w:ascii="Garamond" w:hAnsi="Garamond"/>
          <w:sz w:val="22"/>
          <w:szCs w:val="22"/>
        </w:rPr>
        <w:t xml:space="preserve"> voice </w:t>
      </w:r>
      <w:r w:rsidR="00E45E46">
        <w:rPr>
          <w:rFonts w:ascii="Garamond" w:hAnsi="Garamond"/>
          <w:sz w:val="22"/>
          <w:szCs w:val="22"/>
        </w:rPr>
        <w:t>action</w:t>
      </w:r>
      <w:r w:rsidR="00BA7418">
        <w:rPr>
          <w:rFonts w:ascii="Garamond" w:hAnsi="Garamond"/>
          <w:sz w:val="22"/>
          <w:szCs w:val="22"/>
        </w:rPr>
        <w:t xml:space="preserve"> between each other and between sessions.</w:t>
      </w:r>
    </w:p>
    <w:p w14:paraId="66E4818C" w14:textId="2DCA48E8" w:rsidR="00611B80" w:rsidRDefault="00611B80" w:rsidP="00611B80">
      <w:pPr>
        <w:jc w:val="both"/>
        <w:rPr>
          <w:rFonts w:ascii="Garamond" w:hAnsi="Garamond"/>
          <w:sz w:val="22"/>
          <w:szCs w:val="22"/>
        </w:rPr>
      </w:pPr>
    </w:p>
    <w:p w14:paraId="04AC86D2" w14:textId="44A95F9E" w:rsidR="00C92E4E" w:rsidRDefault="00C92E4E" w:rsidP="00611B80">
      <w:pPr>
        <w:jc w:val="both"/>
        <w:rPr>
          <w:rFonts w:ascii="Garamond" w:hAnsi="Garamond"/>
          <w:sz w:val="22"/>
          <w:szCs w:val="22"/>
        </w:rPr>
      </w:pPr>
      <w:r>
        <w:rPr>
          <w:rFonts w:ascii="Garamond" w:hAnsi="Garamond"/>
          <w:sz w:val="22"/>
          <w:szCs w:val="22"/>
        </w:rPr>
        <w:lastRenderedPageBreak/>
        <w:t>[placeholder Fig. 4]</w:t>
      </w:r>
    </w:p>
    <w:p w14:paraId="02067D3C" w14:textId="77777777" w:rsidR="00272F3F" w:rsidRDefault="00272F3F" w:rsidP="00611B80">
      <w:pPr>
        <w:jc w:val="both"/>
        <w:rPr>
          <w:rFonts w:ascii="Garamond" w:hAnsi="Garamond"/>
          <w:sz w:val="22"/>
          <w:szCs w:val="22"/>
        </w:rPr>
      </w:pPr>
    </w:p>
    <w:p w14:paraId="43BE897E" w14:textId="73A1737D" w:rsidR="009A749D" w:rsidRDefault="009A749D" w:rsidP="009A749D">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4</w:t>
      </w:r>
      <w:r w:rsidRPr="00E156F9">
        <w:rPr>
          <w:rFonts w:ascii="Garamond" w:hAnsi="Garamond"/>
          <w:b/>
          <w:bCs/>
          <w:sz w:val="22"/>
          <w:szCs w:val="22"/>
        </w:rPr>
        <w:t xml:space="preserve">. </w:t>
      </w:r>
      <w:r w:rsidR="000D3EAC">
        <w:rPr>
          <w:rFonts w:ascii="Garamond" w:hAnsi="Garamond"/>
          <w:b/>
          <w:bCs/>
          <w:sz w:val="22"/>
          <w:szCs w:val="22"/>
        </w:rPr>
        <w:t>P</w:t>
      </w:r>
      <w:r>
        <w:rPr>
          <w:rFonts w:ascii="Garamond" w:hAnsi="Garamond"/>
          <w:b/>
          <w:bCs/>
          <w:sz w:val="22"/>
          <w:szCs w:val="22"/>
        </w:rPr>
        <w:t>ercentual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 Columns depict voice activation and modulation (</w:t>
      </w:r>
      <w:proofErr w:type="spellStart"/>
      <w:r w:rsidRPr="00C211E5">
        <w:rPr>
          <w:rFonts w:ascii="Garamond" w:hAnsi="Garamond"/>
          <w:i/>
          <w:iCs/>
          <w:sz w:val="22"/>
          <w:szCs w:val="22"/>
        </w:rPr>
        <w:t>i</w:t>
      </w:r>
      <w:proofErr w:type="spellEnd"/>
      <w:r>
        <w:rPr>
          <w:rFonts w:ascii="Garamond" w:hAnsi="Garamond"/>
          <w:sz w:val="22"/>
          <w:szCs w:val="22"/>
        </w:rPr>
        <w:t>) across subjects, (</w:t>
      </w:r>
      <w:r w:rsidRPr="00C211E5">
        <w:rPr>
          <w:rFonts w:ascii="Garamond" w:hAnsi="Garamond"/>
          <w:i/>
          <w:iCs/>
          <w:sz w:val="22"/>
          <w:szCs w:val="22"/>
        </w:rPr>
        <w:t>ii</w:t>
      </w:r>
      <w:r>
        <w:rPr>
          <w:rFonts w:ascii="Garamond" w:hAnsi="Garamond"/>
          <w:sz w:val="22"/>
          <w:szCs w:val="22"/>
        </w:rPr>
        <w:t>) between subjects and (</w:t>
      </w:r>
      <w:r w:rsidRPr="00C211E5">
        <w:rPr>
          <w:rFonts w:ascii="Garamond" w:hAnsi="Garamond"/>
          <w:i/>
          <w:iCs/>
          <w:sz w:val="22"/>
          <w:szCs w:val="22"/>
        </w:rPr>
        <w:t>iii</w:t>
      </w:r>
      <w:r>
        <w:rPr>
          <w:rFonts w:ascii="Garamond" w:hAnsi="Garamond"/>
          <w:sz w:val="22"/>
          <w:szCs w:val="22"/>
        </w:rPr>
        <w:t>) between sessions within subjects. Colour saturation depicts number of calls changing in the same major direction.</w:t>
      </w:r>
    </w:p>
    <w:p w14:paraId="0C7F4AF5" w14:textId="77777777" w:rsidR="00272F3F" w:rsidRDefault="00272F3F" w:rsidP="009A749D">
      <w:pPr>
        <w:jc w:val="both"/>
        <w:rPr>
          <w:rFonts w:ascii="Garamond" w:hAnsi="Garamond"/>
          <w:sz w:val="22"/>
          <w:szCs w:val="22"/>
        </w:rPr>
      </w:pPr>
    </w:p>
    <w:p w14:paraId="3208E3DD" w14:textId="77777777" w:rsidR="00272F3F" w:rsidRDefault="00272F3F" w:rsidP="009A749D">
      <w:pPr>
        <w:jc w:val="both"/>
        <w:rPr>
          <w:rFonts w:ascii="Garamond" w:hAnsi="Garamond"/>
          <w:sz w:val="22"/>
          <w:szCs w:val="22"/>
        </w:rPr>
      </w:pPr>
    </w:p>
    <w:p w14:paraId="66606080" w14:textId="497C36AE" w:rsidR="00273512" w:rsidRDefault="003A7272" w:rsidP="00DE79B0">
      <w:pPr>
        <w:ind w:firstLine="720"/>
        <w:jc w:val="both"/>
        <w:rPr>
          <w:rFonts w:ascii="Garamond" w:hAnsi="Garamond"/>
          <w:sz w:val="22"/>
          <w:szCs w:val="22"/>
        </w:rPr>
      </w:pPr>
      <w:r>
        <w:rPr>
          <w:rFonts w:ascii="Garamond" w:hAnsi="Garamond"/>
          <w:sz w:val="22"/>
          <w:szCs w:val="22"/>
        </w:rPr>
        <w:t xml:space="preserve">These differences were statistically confirmed, with subjects using significantly different </w:t>
      </w:r>
      <w:r w:rsidR="00630581">
        <w:rPr>
          <w:rFonts w:ascii="Garamond" w:hAnsi="Garamond"/>
          <w:sz w:val="22"/>
          <w:szCs w:val="22"/>
        </w:rPr>
        <w:t>voice activation and modulation states</w:t>
      </w:r>
      <w:r>
        <w:rPr>
          <w:rFonts w:ascii="Garamond" w:hAnsi="Garamond"/>
          <w:sz w:val="22"/>
          <w:szCs w:val="22"/>
        </w:rPr>
        <w:t xml:space="preserve"> (</w:t>
      </w:r>
      <w:r w:rsidR="00630581">
        <w:rPr>
          <w:rFonts w:ascii="Garamond" w:hAnsi="Garamond"/>
          <w:sz w:val="22"/>
          <w:szCs w:val="22"/>
        </w:rPr>
        <w:t xml:space="preserve">voice activation: </w:t>
      </w:r>
      <w:r w:rsidR="007F6DDC">
        <w:rPr>
          <w:rFonts w:ascii="Garamond" w:hAnsi="Garamond"/>
          <w:sz w:val="22"/>
          <w:szCs w:val="22"/>
        </w:rPr>
        <w:t>NMI=</w:t>
      </w:r>
      <w:r w:rsidR="007A5919">
        <w:rPr>
          <w:rFonts w:ascii="Garamond" w:hAnsi="Garamond"/>
          <w:sz w:val="22"/>
          <w:szCs w:val="22"/>
        </w:rPr>
        <w:t>XXX</w:t>
      </w:r>
      <w:r w:rsidR="007F6DDC">
        <w:rPr>
          <w:rFonts w:ascii="Garamond" w:hAnsi="Garamond"/>
          <w:sz w:val="22"/>
          <w:szCs w:val="22"/>
        </w:rPr>
        <w:t>, Randomized NMI=</w:t>
      </w:r>
      <w:r w:rsidR="007A5919">
        <w:rPr>
          <w:rFonts w:ascii="Garamond" w:hAnsi="Garamond"/>
          <w:sz w:val="22"/>
          <w:szCs w:val="22"/>
        </w:rPr>
        <w:t>XXX</w:t>
      </w:r>
      <w:r w:rsidR="007F6DDC">
        <w:rPr>
          <w:rFonts w:ascii="Garamond" w:hAnsi="Garamond"/>
          <w:sz w:val="22"/>
          <w:szCs w:val="22"/>
        </w:rPr>
        <w:t>, p</w:t>
      </w:r>
      <w:r w:rsidR="007A5919">
        <w:rPr>
          <w:rFonts w:ascii="Garamond" w:hAnsi="Garamond"/>
          <w:sz w:val="22"/>
          <w:szCs w:val="22"/>
        </w:rPr>
        <w:t>=</w:t>
      </w:r>
      <w:r w:rsidR="007F6DDC" w:rsidRPr="007F6DDC">
        <w:rPr>
          <w:rFonts w:ascii="Garamond" w:hAnsi="Garamond"/>
          <w:sz w:val="22"/>
          <w:szCs w:val="22"/>
        </w:rPr>
        <w:t>0.00</w:t>
      </w:r>
      <w:r w:rsidR="007A5919">
        <w:rPr>
          <w:rFonts w:ascii="Garamond" w:hAnsi="Garamond"/>
          <w:sz w:val="22"/>
          <w:szCs w:val="22"/>
        </w:rPr>
        <w:t>4</w:t>
      </w:r>
      <w:r w:rsidR="00630581">
        <w:rPr>
          <w:rFonts w:ascii="Garamond" w:hAnsi="Garamond"/>
          <w:sz w:val="22"/>
          <w:szCs w:val="22"/>
        </w:rPr>
        <w:t xml:space="preserve">; voice modulation: </w:t>
      </w:r>
      <w:r w:rsidR="007A5919">
        <w:rPr>
          <w:rFonts w:ascii="Garamond" w:hAnsi="Garamond"/>
          <w:sz w:val="22"/>
          <w:szCs w:val="22"/>
        </w:rPr>
        <w:t>XXX</w:t>
      </w:r>
      <w:r w:rsidR="00630581">
        <w:rPr>
          <w:rFonts w:ascii="Garamond" w:hAnsi="Garamond"/>
          <w:sz w:val="22"/>
          <w:szCs w:val="22"/>
        </w:rPr>
        <w:t xml:space="preserve">, </w:t>
      </w:r>
      <w:r w:rsidR="007A5919">
        <w:rPr>
          <w:rFonts w:ascii="Garamond" w:hAnsi="Garamond"/>
          <w:sz w:val="22"/>
          <w:szCs w:val="22"/>
        </w:rPr>
        <w:t>XXX</w:t>
      </w:r>
      <w:r w:rsidR="00630581">
        <w:rPr>
          <w:rFonts w:ascii="Garamond" w:hAnsi="Garamond"/>
          <w:sz w:val="22"/>
          <w:szCs w:val="22"/>
        </w:rPr>
        <w:t>, p</w:t>
      </w:r>
      <w:r w:rsidR="007A5919">
        <w:rPr>
          <w:rFonts w:ascii="Garamond" w:hAnsi="Garamond"/>
          <w:sz w:val="22"/>
          <w:szCs w:val="22"/>
        </w:rPr>
        <w:t>=</w:t>
      </w:r>
      <w:r w:rsidR="00630581" w:rsidRPr="007F6DDC">
        <w:rPr>
          <w:rFonts w:ascii="Garamond" w:hAnsi="Garamond"/>
          <w:sz w:val="22"/>
          <w:szCs w:val="22"/>
        </w:rPr>
        <w:t>0.001</w:t>
      </w:r>
      <w:r w:rsidR="007F6DDC">
        <w:rPr>
          <w:rFonts w:ascii="Garamond" w:hAnsi="Garamond"/>
          <w:sz w:val="22"/>
          <w:szCs w:val="22"/>
        </w:rPr>
        <w:t>)</w:t>
      </w:r>
      <w:r w:rsidR="0094147A">
        <w:rPr>
          <w:rFonts w:ascii="Garamond" w:hAnsi="Garamond"/>
          <w:sz w:val="22"/>
          <w:szCs w:val="22"/>
        </w:rPr>
        <w:t xml:space="preserve"> and significantly different </w:t>
      </w:r>
      <w:r w:rsidR="000478AC">
        <w:rPr>
          <w:rFonts w:ascii="Garamond" w:hAnsi="Garamond"/>
          <w:sz w:val="22"/>
          <w:szCs w:val="22"/>
        </w:rPr>
        <w:t xml:space="preserve">“syntactical” </w:t>
      </w:r>
      <w:r w:rsidR="0094147A">
        <w:rPr>
          <w:rFonts w:ascii="Garamond" w:hAnsi="Garamond"/>
          <w:sz w:val="22"/>
          <w:szCs w:val="22"/>
        </w:rPr>
        <w:t xml:space="preserve">transitions between voice activation and modulation states (voice activation: </w:t>
      </w:r>
      <w:r w:rsidR="0094147A" w:rsidRPr="007F6DDC">
        <w:rPr>
          <w:rFonts w:ascii="Garamond" w:hAnsi="Garamond"/>
          <w:sz w:val="22"/>
          <w:szCs w:val="22"/>
        </w:rPr>
        <w:t>0.101</w:t>
      </w:r>
      <w:r w:rsidR="0094147A">
        <w:rPr>
          <w:rFonts w:ascii="Garamond" w:hAnsi="Garamond"/>
          <w:sz w:val="22"/>
          <w:szCs w:val="22"/>
        </w:rPr>
        <w:t xml:space="preserve">, </w:t>
      </w:r>
      <w:r w:rsidR="0094147A" w:rsidRPr="007F6DDC">
        <w:rPr>
          <w:rFonts w:ascii="Garamond" w:hAnsi="Garamond"/>
          <w:sz w:val="22"/>
          <w:szCs w:val="22"/>
        </w:rPr>
        <w:t>0.869</w:t>
      </w:r>
      <w:r w:rsidR="0094147A">
        <w:rPr>
          <w:rFonts w:ascii="Garamond" w:hAnsi="Garamond"/>
          <w:sz w:val="22"/>
          <w:szCs w:val="22"/>
        </w:rPr>
        <w:t>, p</w:t>
      </w:r>
      <w:r w:rsidR="0094147A" w:rsidRPr="007F6DDC">
        <w:rPr>
          <w:rFonts w:ascii="Garamond" w:hAnsi="Garamond"/>
          <w:sz w:val="22"/>
          <w:szCs w:val="22"/>
        </w:rPr>
        <w:t>&lt;0.001</w:t>
      </w:r>
      <w:r w:rsidR="0094147A">
        <w:rPr>
          <w:rFonts w:ascii="Garamond" w:hAnsi="Garamond"/>
          <w:sz w:val="22"/>
          <w:szCs w:val="22"/>
        </w:rPr>
        <w:t>; voice modulation: 0.543, 0.769, p</w:t>
      </w:r>
      <w:r w:rsidR="0094147A" w:rsidRPr="007F6DDC">
        <w:rPr>
          <w:rFonts w:ascii="Garamond" w:hAnsi="Garamond"/>
          <w:sz w:val="22"/>
          <w:szCs w:val="22"/>
        </w:rPr>
        <w:t>&lt;0.001</w:t>
      </w:r>
      <w:r w:rsidR="0094147A">
        <w:rPr>
          <w:rFonts w:ascii="Garamond" w:hAnsi="Garamond"/>
          <w:sz w:val="22"/>
          <w:szCs w:val="22"/>
        </w:rPr>
        <w:t>).</w:t>
      </w:r>
    </w:p>
    <w:p w14:paraId="376F39A5" w14:textId="6E1E8BE8" w:rsidR="00151446" w:rsidRDefault="00EA7C84" w:rsidP="00DE79B0">
      <w:pPr>
        <w:ind w:firstLine="720"/>
        <w:jc w:val="both"/>
        <w:rPr>
          <w:rFonts w:ascii="Garamond" w:hAnsi="Garamond"/>
          <w:sz w:val="22"/>
          <w:szCs w:val="22"/>
        </w:rPr>
      </w:pPr>
      <w:r>
        <w:rPr>
          <w:rFonts w:ascii="Garamond" w:hAnsi="Garamond"/>
          <w:sz w:val="22"/>
          <w:szCs w:val="22"/>
        </w:rPr>
        <w:t xml:space="preserve">To </w:t>
      </w:r>
      <w:r w:rsidR="0077771A">
        <w:rPr>
          <w:rFonts w:ascii="Garamond" w:hAnsi="Garamond"/>
          <w:sz w:val="22"/>
          <w:szCs w:val="22"/>
        </w:rPr>
        <w:t xml:space="preserve">directly </w:t>
      </w:r>
      <w:r>
        <w:rPr>
          <w:rFonts w:ascii="Garamond" w:hAnsi="Garamond"/>
          <w:sz w:val="22"/>
          <w:szCs w:val="22"/>
        </w:rPr>
        <w:t xml:space="preserve">test the generative voice capacity of the chimpanzee subjects, we calculated </w:t>
      </w:r>
      <w:r w:rsidR="00EB601D">
        <w:rPr>
          <w:rFonts w:ascii="Garamond" w:hAnsi="Garamond"/>
          <w:sz w:val="22"/>
          <w:szCs w:val="22"/>
        </w:rPr>
        <w:t xml:space="preserve">per acoustic parameter the </w:t>
      </w:r>
      <w:r>
        <w:rPr>
          <w:rFonts w:ascii="Garamond" w:hAnsi="Garamond"/>
          <w:sz w:val="22"/>
          <w:szCs w:val="22"/>
        </w:rPr>
        <w:t>moving repertoire Shannon entropic emergence</w:t>
      </w:r>
      <w:r w:rsidR="009C7F6C">
        <w:rPr>
          <w:rFonts w:ascii="Garamond" w:hAnsi="Garamond"/>
          <w:sz w:val="22"/>
          <w:szCs w:val="22"/>
        </w:rPr>
        <w:fldChar w:fldCharType="begin"/>
      </w:r>
      <w:r w:rsidR="0034272E">
        <w:rPr>
          <w:rFonts w:ascii="Garamond" w:hAnsi="Garamond"/>
          <w:sz w:val="22"/>
          <w:szCs w:val="22"/>
        </w:rPr>
        <w:instrText xml:space="preserve"> ADDIN ZOTERO_ITEM CSL_CITATION {"citationID":"a1fnq5kfh04","properties":{"formattedCitation":"\\super 46,76,77\\nosupersub{}","plainCitation":"46,76,77","noteIndex":0},"citationItems":[{"id":4094,"uris":["http://zotero.org/users/5804987/items/WIIPWDF7"],"itemData":{"id":4094,"type":"article-journal","abstract":"In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A."}],"issued":{"date-parts":[["2022",3,21]]}}},{"id":441,"uris":["http://zotero.org/users/5804987/items/H4RVLWSN"],"itemData":{"id":441,"type":"article-journal","abstract":"We present Matlab/Octave functions to calculate measures of emergence, self-organization, and complexity of discrete and continuous data. The measures are based on Shannon's information and differential entropy, respectively. Examples from different datasets and probability distributions are used to illustrate the usage of the code.","container-title":"Frontiers in Robotics and AI","DOI":"10.3389/frobt.2017.00010","language":"English","page":"174102","title":"A Package for Measuring Emergence, Self-organization, and Complexity Based on Shannon Entropy","volume":"4","author":[{"family":"Guillermo","given":"Santamaría-Bonfil"},{"family":"Gershenson","given":"Carlos"},{"family":"Fernández","given":"Nelson"}],"issued":{"date-parts":[["2017"]]}}},{"id":3592,"uris":["http://zotero.org/users/5804987/items/Y29V4XV5"],"itemData":{"id":3592,"type":"article-journal","abstract":"We extend previously proposed measures of complexity, emergence, and self-organization to continuous distributions using differential entropy. Given that the measures were based on Shannon’s information, the novel continuous complexity measures describe how a system’s predictability changes in terms of the probability distribution parameters. This allows us to calculate the complexity of phenomena for which distributions are known. We find that a broad range of common parameters found in Gaussian and scale-free distributions present high complexity values. We also explore the relationship between our measure of complexity and information adaptation.","container-title":"Entropy","DOI":"10.3390/e18030072","issue":"3","language":"en","license":"http://creativecommons.org/licenses/by/3.0/","page":"72","source":"www.mdpi.com","title":"Measuring the Complexity of Continuous Distributions","volume":"18","author":[{"family":"Santamaría-Bonfil","given":"Guillermo"},{"family":"Fernández","given":"Nelson"},{"family":"Gershenson","given":"Carlos"}],"issued":{"date-parts":[["2016",3]]}}}],"schema":"https://github.com/citation-style-language/schema/raw/master/csl-citation.json"} </w:instrText>
      </w:r>
      <w:r w:rsidR="009C7F6C">
        <w:rPr>
          <w:rFonts w:ascii="Garamond" w:hAnsi="Garamond"/>
          <w:sz w:val="22"/>
          <w:szCs w:val="22"/>
        </w:rPr>
        <w:fldChar w:fldCharType="separate"/>
      </w:r>
      <w:r w:rsidR="0034272E" w:rsidRPr="0034272E">
        <w:rPr>
          <w:rFonts w:ascii="Garamond" w:hAnsi="Garamond" w:cs="Times New Roman"/>
          <w:sz w:val="22"/>
          <w:vertAlign w:val="superscript"/>
        </w:rPr>
        <w:t>46,76,77</w:t>
      </w:r>
      <w:r w:rsidR="009C7F6C">
        <w:rPr>
          <w:rFonts w:ascii="Garamond" w:hAnsi="Garamond"/>
          <w:sz w:val="22"/>
          <w:szCs w:val="22"/>
        </w:rPr>
        <w:fldChar w:fldCharType="end"/>
      </w:r>
      <w:r>
        <w:rPr>
          <w:rFonts w:ascii="Garamond" w:hAnsi="Garamond"/>
          <w:sz w:val="22"/>
          <w:szCs w:val="22"/>
        </w:rPr>
        <w:t xml:space="preserve">, which describes the degree to which new states appear </w:t>
      </w:r>
      <w:r w:rsidR="009B30E7" w:rsidRPr="005A2AC7">
        <w:rPr>
          <w:rFonts w:ascii="Garamond" w:hAnsi="Garamond"/>
          <w:sz w:val="22"/>
          <w:szCs w:val="22"/>
        </w:rPr>
        <w:t>with time</w:t>
      </w:r>
      <w:r w:rsidR="009B30E7">
        <w:rPr>
          <w:rFonts w:ascii="Garamond" w:hAnsi="Garamond"/>
          <w:sz w:val="22"/>
          <w:szCs w:val="22"/>
        </w:rPr>
        <w:t xml:space="preserve"> </w:t>
      </w:r>
      <w:r>
        <w:rPr>
          <w:rFonts w:ascii="Garamond" w:hAnsi="Garamond"/>
          <w:sz w:val="22"/>
          <w:szCs w:val="22"/>
        </w:rPr>
        <w:t>in a system, where</w:t>
      </w:r>
      <w:r w:rsidRPr="00EA7C84">
        <w:rPr>
          <w:rFonts w:ascii="Garamond" w:hAnsi="Garamond"/>
          <w:sz w:val="22"/>
          <w:szCs w:val="22"/>
        </w:rPr>
        <w:t xml:space="preserve"> </w:t>
      </w:r>
      <w:r>
        <w:rPr>
          <w:rFonts w:ascii="Garamond" w:hAnsi="Garamond"/>
          <w:sz w:val="22"/>
          <w:szCs w:val="22"/>
        </w:rPr>
        <w:t xml:space="preserve">emergence 0 </w:t>
      </w:r>
      <w:r w:rsidR="00EE2995">
        <w:rPr>
          <w:rFonts w:ascii="Garamond" w:hAnsi="Garamond"/>
          <w:sz w:val="22"/>
          <w:szCs w:val="22"/>
        </w:rPr>
        <w:t>describes a system</w:t>
      </w:r>
      <w:r>
        <w:rPr>
          <w:rFonts w:ascii="Garamond" w:hAnsi="Garamond"/>
          <w:sz w:val="22"/>
          <w:szCs w:val="22"/>
        </w:rPr>
        <w:t xml:space="preserve"> whe</w:t>
      </w:r>
      <w:r w:rsidR="00EE2995">
        <w:rPr>
          <w:rFonts w:ascii="Garamond" w:hAnsi="Garamond"/>
          <w:sz w:val="22"/>
          <w:szCs w:val="22"/>
        </w:rPr>
        <w:t>re</w:t>
      </w:r>
      <w:r>
        <w:rPr>
          <w:rFonts w:ascii="Garamond" w:hAnsi="Garamond"/>
          <w:sz w:val="22"/>
          <w:szCs w:val="22"/>
        </w:rPr>
        <w:t xml:space="preserve"> the same state repeats </w:t>
      </w:r>
      <w:r w:rsidRPr="00EA7C84">
        <w:rPr>
          <w:rFonts w:ascii="Garamond" w:hAnsi="Garamond"/>
          <w:sz w:val="22"/>
          <w:szCs w:val="22"/>
        </w:rPr>
        <w:t xml:space="preserve">incessantly </w:t>
      </w:r>
      <w:r>
        <w:rPr>
          <w:rFonts w:ascii="Garamond" w:hAnsi="Garamond"/>
          <w:sz w:val="22"/>
          <w:szCs w:val="22"/>
        </w:rPr>
        <w:t>and whe</w:t>
      </w:r>
      <w:r w:rsidR="00EE2995">
        <w:rPr>
          <w:rFonts w:ascii="Garamond" w:hAnsi="Garamond"/>
          <w:sz w:val="22"/>
          <w:szCs w:val="22"/>
        </w:rPr>
        <w:t>re</w:t>
      </w:r>
      <w:r>
        <w:rPr>
          <w:rFonts w:ascii="Garamond" w:hAnsi="Garamond"/>
          <w:sz w:val="22"/>
          <w:szCs w:val="22"/>
        </w:rPr>
        <w:t xml:space="preserve"> emergence 1 </w:t>
      </w:r>
      <w:r w:rsidR="00EE2995">
        <w:rPr>
          <w:rFonts w:ascii="Garamond" w:hAnsi="Garamond"/>
          <w:sz w:val="22"/>
          <w:szCs w:val="22"/>
        </w:rPr>
        <w:t>describe</w:t>
      </w:r>
      <w:r w:rsidR="00123EE9">
        <w:rPr>
          <w:rFonts w:ascii="Garamond" w:hAnsi="Garamond"/>
          <w:sz w:val="22"/>
          <w:szCs w:val="22"/>
        </w:rPr>
        <w:t>s</w:t>
      </w:r>
      <w:r>
        <w:rPr>
          <w:rFonts w:ascii="Garamond" w:hAnsi="Garamond"/>
          <w:sz w:val="22"/>
          <w:szCs w:val="22"/>
        </w:rPr>
        <w:t xml:space="preserve"> a system </w:t>
      </w:r>
      <w:r w:rsidR="00AF741E">
        <w:rPr>
          <w:rFonts w:ascii="Garamond" w:hAnsi="Garamond"/>
          <w:sz w:val="22"/>
          <w:szCs w:val="22"/>
        </w:rPr>
        <w:t>exhibiting</w:t>
      </w:r>
      <w:r w:rsidR="00EE2995">
        <w:rPr>
          <w:rFonts w:ascii="Garamond" w:hAnsi="Garamond"/>
          <w:sz w:val="22"/>
          <w:szCs w:val="22"/>
        </w:rPr>
        <w:t xml:space="preserve"> </w:t>
      </w:r>
      <w:r>
        <w:rPr>
          <w:rFonts w:ascii="Garamond" w:hAnsi="Garamond"/>
          <w:sz w:val="22"/>
          <w:szCs w:val="22"/>
        </w:rPr>
        <w:t xml:space="preserve">ever-changing states. </w:t>
      </w:r>
      <w:r w:rsidR="00916A73">
        <w:rPr>
          <w:rFonts w:ascii="Garamond" w:hAnsi="Garamond"/>
          <w:sz w:val="22"/>
          <w:szCs w:val="22"/>
        </w:rPr>
        <w:t xml:space="preserve">According to the neural hypothesis, great ape vocal control between individuals and sessions should exhibit emergence ~0, </w:t>
      </w:r>
      <w:r w:rsidR="0057277D">
        <w:rPr>
          <w:rFonts w:ascii="Garamond" w:hAnsi="Garamond"/>
          <w:sz w:val="22"/>
          <w:szCs w:val="22"/>
        </w:rPr>
        <w:t>corresponding to</w:t>
      </w:r>
      <w:r w:rsidR="00916A73">
        <w:rPr>
          <w:rFonts w:ascii="Garamond" w:hAnsi="Garamond"/>
          <w:sz w:val="22"/>
          <w:szCs w:val="22"/>
        </w:rPr>
        <w:t xml:space="preserve"> stereotypical</w:t>
      </w:r>
      <w:r w:rsidR="008D27E4">
        <w:rPr>
          <w:rFonts w:ascii="Garamond" w:hAnsi="Garamond"/>
          <w:sz w:val="22"/>
          <w:szCs w:val="22"/>
        </w:rPr>
        <w:t xml:space="preserve">, </w:t>
      </w:r>
      <w:proofErr w:type="gramStart"/>
      <w:r w:rsidR="008C4338" w:rsidRPr="008C4338">
        <w:rPr>
          <w:rFonts w:ascii="Garamond" w:hAnsi="Garamond"/>
          <w:sz w:val="22"/>
          <w:szCs w:val="22"/>
        </w:rPr>
        <w:t>unyielding</w:t>
      </w:r>
      <w:proofErr w:type="gramEnd"/>
      <w:r w:rsidR="00916A73">
        <w:rPr>
          <w:rFonts w:ascii="Garamond" w:hAnsi="Garamond"/>
          <w:sz w:val="22"/>
          <w:szCs w:val="22"/>
        </w:rPr>
        <w:t xml:space="preserve"> and </w:t>
      </w:r>
      <w:r w:rsidR="00916A73" w:rsidRPr="00916A73">
        <w:rPr>
          <w:rFonts w:ascii="Garamond" w:hAnsi="Garamond"/>
          <w:sz w:val="22"/>
          <w:szCs w:val="22"/>
        </w:rPr>
        <w:t>constrained</w:t>
      </w:r>
      <w:r w:rsidR="00916A73">
        <w:rPr>
          <w:rFonts w:ascii="Garamond" w:hAnsi="Garamond"/>
          <w:sz w:val="22"/>
          <w:szCs w:val="22"/>
        </w:rPr>
        <w:t xml:space="preserve"> vocal command.</w:t>
      </w:r>
      <w:r>
        <w:rPr>
          <w:rFonts w:ascii="Garamond" w:hAnsi="Garamond"/>
          <w:sz w:val="22"/>
          <w:szCs w:val="22"/>
        </w:rPr>
        <w:t xml:space="preserve"> </w:t>
      </w:r>
      <w:r w:rsidR="009C7F6C">
        <w:rPr>
          <w:rFonts w:ascii="Garamond" w:hAnsi="Garamond"/>
          <w:sz w:val="22"/>
          <w:szCs w:val="22"/>
        </w:rPr>
        <w:t xml:space="preserve"> </w:t>
      </w:r>
    </w:p>
    <w:p w14:paraId="367267EE" w14:textId="31887BCD" w:rsidR="00CF4D6A" w:rsidRDefault="00696998" w:rsidP="00696998">
      <w:pPr>
        <w:ind w:firstLine="720"/>
        <w:jc w:val="both"/>
        <w:rPr>
          <w:rFonts w:ascii="Garamond" w:hAnsi="Garamond"/>
          <w:sz w:val="22"/>
          <w:szCs w:val="22"/>
        </w:rPr>
      </w:pPr>
      <w:r>
        <w:rPr>
          <w:rFonts w:ascii="Garamond" w:hAnsi="Garamond"/>
          <w:sz w:val="22"/>
          <w:szCs w:val="22"/>
        </w:rPr>
        <w:t xml:space="preserve">Figure 5 represents </w:t>
      </w:r>
      <w:r w:rsidR="00ED1282">
        <w:rPr>
          <w:rFonts w:ascii="Garamond" w:hAnsi="Garamond"/>
          <w:sz w:val="22"/>
          <w:szCs w:val="22"/>
        </w:rPr>
        <w:t xml:space="preserve">the </w:t>
      </w:r>
      <w:r>
        <w:rPr>
          <w:rFonts w:ascii="Garamond" w:hAnsi="Garamond"/>
          <w:sz w:val="22"/>
          <w:szCs w:val="22"/>
        </w:rPr>
        <w:t>moving emergence over time</w:t>
      </w:r>
      <w:r w:rsidRPr="009F495B">
        <w:rPr>
          <w:rFonts w:ascii="Garamond" w:hAnsi="Garamond"/>
          <w:sz w:val="22"/>
          <w:szCs w:val="22"/>
        </w:rPr>
        <w:t xml:space="preserve"> </w:t>
      </w:r>
      <w:r>
        <w:rPr>
          <w:rFonts w:ascii="Garamond" w:hAnsi="Garamond"/>
          <w:sz w:val="22"/>
          <w:szCs w:val="22"/>
        </w:rPr>
        <w:t xml:space="preserve">per individual per session. The rate of appearance </w:t>
      </w:r>
      <w:r w:rsidR="00AF741E">
        <w:rPr>
          <w:rFonts w:ascii="Garamond" w:hAnsi="Garamond"/>
          <w:sz w:val="22"/>
          <w:szCs w:val="22"/>
        </w:rPr>
        <w:t xml:space="preserve">of </w:t>
      </w:r>
      <w:r>
        <w:rPr>
          <w:rFonts w:ascii="Garamond" w:hAnsi="Garamond"/>
          <w:sz w:val="22"/>
          <w:szCs w:val="22"/>
        </w:rPr>
        <w:t xml:space="preserve">new </w:t>
      </w:r>
      <w:r w:rsidR="005A2AC7">
        <w:rPr>
          <w:rFonts w:ascii="Garamond" w:hAnsi="Garamond"/>
          <w:sz w:val="22"/>
          <w:szCs w:val="22"/>
        </w:rPr>
        <w:t>parameters</w:t>
      </w:r>
      <w:r>
        <w:rPr>
          <w:rFonts w:ascii="Garamond" w:hAnsi="Garamond"/>
          <w:sz w:val="22"/>
          <w:szCs w:val="22"/>
        </w:rPr>
        <w:t xml:space="preserve"> variants was </w:t>
      </w:r>
      <w:r w:rsidRPr="00803FF9">
        <w:rPr>
          <w:rFonts w:ascii="Garamond" w:hAnsi="Garamond"/>
          <w:sz w:val="22"/>
          <w:szCs w:val="22"/>
        </w:rPr>
        <w:t>ever-changing</w:t>
      </w:r>
      <w:r>
        <w:rPr>
          <w:rFonts w:ascii="Garamond" w:hAnsi="Garamond"/>
          <w:sz w:val="22"/>
          <w:szCs w:val="22"/>
        </w:rPr>
        <w:t xml:space="preserve">, </w:t>
      </w:r>
      <w:r w:rsidR="00ED1282">
        <w:rPr>
          <w:rFonts w:ascii="Garamond" w:hAnsi="Garamond"/>
          <w:sz w:val="22"/>
          <w:szCs w:val="22"/>
        </w:rPr>
        <w:t>denoting</w:t>
      </w:r>
      <w:r>
        <w:rPr>
          <w:rFonts w:ascii="Garamond" w:hAnsi="Garamond"/>
          <w:sz w:val="22"/>
          <w:szCs w:val="22"/>
        </w:rPr>
        <w:t xml:space="preserve"> meta-variation in chimpanzee’s voice command – that is, </w:t>
      </w:r>
      <w:r w:rsidRPr="00515F05">
        <w:rPr>
          <w:rFonts w:ascii="Garamond" w:hAnsi="Garamond"/>
          <w:i/>
          <w:iCs/>
          <w:sz w:val="22"/>
          <w:szCs w:val="22"/>
        </w:rPr>
        <w:t>voice variation varied</w:t>
      </w:r>
      <w:r>
        <w:rPr>
          <w:rFonts w:ascii="Garamond" w:hAnsi="Garamond"/>
          <w:sz w:val="22"/>
          <w:szCs w:val="22"/>
        </w:rPr>
        <w:t xml:space="preserve">. </w:t>
      </w:r>
      <w:r w:rsidR="00CF4D6A">
        <w:rPr>
          <w:rFonts w:ascii="Garamond" w:hAnsi="Garamond"/>
          <w:sz w:val="22"/>
          <w:szCs w:val="22"/>
        </w:rPr>
        <w:t xml:space="preserve">Each parameter’s moving emergence </w:t>
      </w:r>
      <w:r w:rsidR="00AF741E">
        <w:rPr>
          <w:rFonts w:ascii="Garamond" w:hAnsi="Garamond"/>
          <w:sz w:val="22"/>
          <w:szCs w:val="22"/>
        </w:rPr>
        <w:t xml:space="preserve">briefly </w:t>
      </w:r>
      <w:r w:rsidR="00CF4D6A">
        <w:rPr>
          <w:rFonts w:ascii="Garamond" w:hAnsi="Garamond"/>
          <w:sz w:val="22"/>
          <w:szCs w:val="22"/>
        </w:rPr>
        <w:t xml:space="preserve">approached </w:t>
      </w:r>
      <w:r w:rsidR="00AF741E">
        <w:rPr>
          <w:rFonts w:ascii="Garamond" w:hAnsi="Garamond"/>
          <w:sz w:val="22"/>
          <w:szCs w:val="22"/>
        </w:rPr>
        <w:t xml:space="preserve">0.2 on occasions but was overall above 0.5 across all sessions, indicating a constant current of new voice states entering the sessions. Within the same session, each parameter’s emergence was </w:t>
      </w:r>
      <w:r w:rsidR="008C4338">
        <w:rPr>
          <w:rFonts w:ascii="Garamond" w:hAnsi="Garamond"/>
          <w:sz w:val="22"/>
          <w:szCs w:val="22"/>
        </w:rPr>
        <w:t>unrelated</w:t>
      </w:r>
      <w:r w:rsidR="00AF741E">
        <w:rPr>
          <w:rFonts w:ascii="Garamond" w:hAnsi="Garamond"/>
          <w:sz w:val="22"/>
          <w:szCs w:val="22"/>
        </w:rPr>
        <w:t xml:space="preserve"> with that of the others</w:t>
      </w:r>
      <w:r w:rsidR="008C4338">
        <w:rPr>
          <w:rFonts w:ascii="Garamond" w:hAnsi="Garamond"/>
          <w:sz w:val="22"/>
          <w:szCs w:val="22"/>
        </w:rPr>
        <w:t>,</w:t>
      </w:r>
      <w:r w:rsidR="00AF741E">
        <w:rPr>
          <w:rFonts w:ascii="Garamond" w:hAnsi="Garamond"/>
          <w:sz w:val="22"/>
          <w:szCs w:val="22"/>
        </w:rPr>
        <w:t xml:space="preserve"> </w:t>
      </w:r>
      <w:r w:rsidR="008C4338">
        <w:rPr>
          <w:rFonts w:ascii="Garamond" w:hAnsi="Garamond"/>
          <w:sz w:val="22"/>
          <w:szCs w:val="22"/>
        </w:rPr>
        <w:t>f</w:t>
      </w:r>
      <w:r w:rsidR="00AF741E">
        <w:rPr>
          <w:rFonts w:ascii="Garamond" w:hAnsi="Garamond"/>
          <w:sz w:val="22"/>
          <w:szCs w:val="22"/>
        </w:rPr>
        <w:t xml:space="preserve">or example, for voice activation, high </w:t>
      </w:r>
      <w:r w:rsidR="008C4338">
        <w:rPr>
          <w:rFonts w:ascii="Garamond" w:hAnsi="Garamond"/>
          <w:sz w:val="22"/>
          <w:szCs w:val="22"/>
        </w:rPr>
        <w:t>and</w:t>
      </w:r>
      <w:r w:rsidR="00AF741E">
        <w:rPr>
          <w:rFonts w:ascii="Garamond" w:hAnsi="Garamond"/>
          <w:sz w:val="22"/>
          <w:szCs w:val="22"/>
        </w:rPr>
        <w:t xml:space="preserve"> low emergence of duration variants did not </w:t>
      </w:r>
      <w:r w:rsidR="008C4338">
        <w:rPr>
          <w:rFonts w:ascii="Garamond" w:hAnsi="Garamond"/>
          <w:sz w:val="22"/>
          <w:szCs w:val="22"/>
        </w:rPr>
        <w:t xml:space="preserve">correspondingly </w:t>
      </w:r>
      <w:r w:rsidR="00AF741E">
        <w:rPr>
          <w:rFonts w:ascii="Garamond" w:hAnsi="Garamond"/>
          <w:sz w:val="22"/>
          <w:szCs w:val="22"/>
        </w:rPr>
        <w:t>coincide with instances of high or low emergence of max frequency states</w:t>
      </w:r>
      <w:r w:rsidR="008C4338">
        <w:rPr>
          <w:rFonts w:ascii="Garamond" w:hAnsi="Garamond"/>
          <w:sz w:val="22"/>
          <w:szCs w:val="22"/>
        </w:rPr>
        <w:t>.</w:t>
      </w:r>
      <w:r w:rsidR="00AF741E">
        <w:rPr>
          <w:rFonts w:ascii="Garamond" w:hAnsi="Garamond"/>
          <w:sz w:val="22"/>
          <w:szCs w:val="22"/>
        </w:rPr>
        <w:t xml:space="preserve"> </w:t>
      </w:r>
      <w:r w:rsidR="008C4338">
        <w:rPr>
          <w:rFonts w:ascii="Garamond" w:hAnsi="Garamond"/>
          <w:sz w:val="22"/>
          <w:szCs w:val="22"/>
        </w:rPr>
        <w:t>The same</w:t>
      </w:r>
      <w:r w:rsidR="00AF741E">
        <w:rPr>
          <w:rFonts w:ascii="Garamond" w:hAnsi="Garamond"/>
          <w:sz w:val="22"/>
          <w:szCs w:val="22"/>
        </w:rPr>
        <w:t xml:space="preserve"> was </w:t>
      </w:r>
      <w:r w:rsidR="008C4338">
        <w:rPr>
          <w:rFonts w:ascii="Garamond" w:hAnsi="Garamond"/>
          <w:sz w:val="22"/>
          <w:szCs w:val="22"/>
        </w:rPr>
        <w:t>observed</w:t>
      </w:r>
      <w:r w:rsidR="00AF741E">
        <w:rPr>
          <w:rFonts w:ascii="Garamond" w:hAnsi="Garamond"/>
          <w:sz w:val="22"/>
          <w:szCs w:val="22"/>
        </w:rPr>
        <w:t xml:space="preserve"> for voice modulation parameters</w:t>
      </w:r>
      <w:r w:rsidR="00842290">
        <w:rPr>
          <w:rFonts w:ascii="Garamond" w:hAnsi="Garamond"/>
          <w:sz w:val="22"/>
          <w:szCs w:val="22"/>
        </w:rPr>
        <w:t xml:space="preserve">. </w:t>
      </w:r>
      <w:r w:rsidR="008C4338">
        <w:rPr>
          <w:rFonts w:ascii="Garamond" w:hAnsi="Garamond"/>
          <w:sz w:val="22"/>
          <w:szCs w:val="22"/>
        </w:rPr>
        <w:t xml:space="preserve">Between sessions and individuals, the two subjects </w:t>
      </w:r>
      <w:r w:rsidR="00842290">
        <w:rPr>
          <w:rFonts w:ascii="Garamond" w:hAnsi="Garamond"/>
          <w:sz w:val="22"/>
          <w:szCs w:val="22"/>
        </w:rPr>
        <w:t>exhibited different emergence regimes.</w:t>
      </w:r>
      <w:r w:rsidR="00AF741E">
        <w:rPr>
          <w:rFonts w:ascii="Garamond" w:hAnsi="Garamond"/>
          <w:sz w:val="22"/>
          <w:szCs w:val="22"/>
        </w:rPr>
        <w:t xml:space="preserve"> </w:t>
      </w:r>
      <w:r w:rsidR="00842290">
        <w:rPr>
          <w:rFonts w:ascii="Garamond" w:hAnsi="Garamond"/>
          <w:sz w:val="22"/>
          <w:szCs w:val="22"/>
        </w:rPr>
        <w:t xml:space="preserve">Overall, these analyses empirically refute the neural theory and </w:t>
      </w:r>
      <w:r w:rsidR="00AF741E">
        <w:rPr>
          <w:rFonts w:ascii="Garamond" w:hAnsi="Garamond"/>
          <w:sz w:val="22"/>
          <w:szCs w:val="22"/>
        </w:rPr>
        <w:t xml:space="preserve">confirm once again </w:t>
      </w:r>
      <w:r w:rsidR="00842290">
        <w:rPr>
          <w:rFonts w:ascii="Garamond" w:hAnsi="Garamond"/>
          <w:sz w:val="22"/>
          <w:szCs w:val="22"/>
        </w:rPr>
        <w:t xml:space="preserve">that are </w:t>
      </w:r>
      <w:r w:rsidR="00936830">
        <w:rPr>
          <w:rFonts w:ascii="Garamond" w:hAnsi="Garamond"/>
          <w:sz w:val="22"/>
          <w:szCs w:val="22"/>
        </w:rPr>
        <w:t xml:space="preserve">various </w:t>
      </w:r>
      <w:r w:rsidR="00AF741E">
        <w:rPr>
          <w:rFonts w:ascii="Garamond" w:hAnsi="Garamond"/>
          <w:sz w:val="22"/>
          <w:szCs w:val="22"/>
        </w:rPr>
        <w:t>independent voice command mechanisms</w:t>
      </w:r>
      <w:r w:rsidR="00842290">
        <w:rPr>
          <w:rFonts w:ascii="Garamond" w:hAnsi="Garamond"/>
          <w:sz w:val="22"/>
          <w:szCs w:val="22"/>
        </w:rPr>
        <w:t xml:space="preserve"> </w:t>
      </w:r>
      <w:r w:rsidR="002C2811">
        <w:rPr>
          <w:rFonts w:ascii="Garamond" w:hAnsi="Garamond"/>
          <w:sz w:val="22"/>
          <w:szCs w:val="22"/>
        </w:rPr>
        <w:t xml:space="preserve">and neuro-motoric circuitry </w:t>
      </w:r>
      <w:r w:rsidR="00842290">
        <w:rPr>
          <w:rFonts w:ascii="Garamond" w:hAnsi="Garamond"/>
          <w:sz w:val="22"/>
          <w:szCs w:val="22"/>
        </w:rPr>
        <w:t>at work during call production in great apes.</w:t>
      </w:r>
    </w:p>
    <w:p w14:paraId="71FE6064" w14:textId="4859A33E" w:rsidR="008D12DC" w:rsidRDefault="00A21D40" w:rsidP="008D12DC">
      <w:pPr>
        <w:ind w:firstLine="720"/>
        <w:jc w:val="both"/>
        <w:rPr>
          <w:rFonts w:ascii="Garamond" w:hAnsi="Garamond"/>
          <w:sz w:val="22"/>
          <w:szCs w:val="22"/>
        </w:rPr>
      </w:pPr>
      <w:r>
        <w:rPr>
          <w:rFonts w:ascii="Garamond" w:hAnsi="Garamond"/>
          <w:sz w:val="22"/>
          <w:szCs w:val="22"/>
        </w:rPr>
        <w:t xml:space="preserve">To verify whether the two individuals would exhaust </w:t>
      </w:r>
      <w:r w:rsidR="008C0CDE">
        <w:rPr>
          <w:rFonts w:ascii="Garamond" w:hAnsi="Garamond"/>
          <w:sz w:val="22"/>
          <w:szCs w:val="22"/>
        </w:rPr>
        <w:t xml:space="preserve">the </w:t>
      </w:r>
      <w:r>
        <w:rPr>
          <w:rFonts w:ascii="Garamond" w:hAnsi="Garamond"/>
          <w:sz w:val="22"/>
          <w:szCs w:val="22"/>
        </w:rPr>
        <w:t xml:space="preserve">new </w:t>
      </w:r>
      <w:r w:rsidR="008C0CDE">
        <w:rPr>
          <w:rFonts w:ascii="Garamond" w:hAnsi="Garamond"/>
          <w:sz w:val="22"/>
          <w:szCs w:val="22"/>
        </w:rPr>
        <w:t>voice</w:t>
      </w:r>
      <w:r>
        <w:rPr>
          <w:rFonts w:ascii="Garamond" w:hAnsi="Garamond"/>
          <w:sz w:val="22"/>
          <w:szCs w:val="22"/>
        </w:rPr>
        <w:t xml:space="preserve"> variants or not shortly after the end of our experimental sessions, we conducted a</w:t>
      </w:r>
      <w:r w:rsidR="008C0CDE">
        <w:rPr>
          <w:rFonts w:ascii="Garamond" w:hAnsi="Garamond"/>
          <w:sz w:val="22"/>
          <w:szCs w:val="22"/>
        </w:rPr>
        <w:t>n ARFIMA</w:t>
      </w:r>
      <w:r>
        <w:rPr>
          <w:rFonts w:ascii="Garamond" w:hAnsi="Garamond"/>
          <w:sz w:val="22"/>
          <w:szCs w:val="22"/>
        </w:rPr>
        <w:t xml:space="preserve"> forecasting model </w:t>
      </w:r>
      <w:r w:rsidR="008C0CDE">
        <w:rPr>
          <w:rFonts w:ascii="Garamond" w:hAnsi="Garamond"/>
          <w:sz w:val="22"/>
          <w:szCs w:val="22"/>
        </w:rPr>
        <w:t>for</w:t>
      </w:r>
      <w:r>
        <w:rPr>
          <w:rFonts w:ascii="Garamond" w:hAnsi="Garamond"/>
          <w:sz w:val="22"/>
          <w:szCs w:val="22"/>
        </w:rPr>
        <w:t xml:space="preserve"> repertoire emergence. The expectation was </w:t>
      </w:r>
      <w:r w:rsidR="00175A51">
        <w:rPr>
          <w:rFonts w:ascii="Garamond" w:hAnsi="Garamond"/>
          <w:sz w:val="22"/>
          <w:szCs w:val="22"/>
        </w:rPr>
        <w:t xml:space="preserve">that </w:t>
      </w:r>
      <w:r>
        <w:rPr>
          <w:rFonts w:ascii="Garamond" w:hAnsi="Garamond"/>
          <w:sz w:val="22"/>
          <w:szCs w:val="22"/>
        </w:rPr>
        <w:t xml:space="preserve">emergence would drop </w:t>
      </w:r>
      <w:r w:rsidR="00175A51">
        <w:rPr>
          <w:rFonts w:ascii="Garamond" w:hAnsi="Garamond"/>
          <w:sz w:val="22"/>
          <w:szCs w:val="22"/>
        </w:rPr>
        <w:t>to</w:t>
      </w:r>
      <w:r>
        <w:rPr>
          <w:rFonts w:ascii="Garamond" w:hAnsi="Garamond"/>
          <w:sz w:val="22"/>
          <w:szCs w:val="22"/>
        </w:rPr>
        <w:t xml:space="preserve"> 0 </w:t>
      </w:r>
      <w:r w:rsidR="00175A51">
        <w:rPr>
          <w:rFonts w:ascii="Garamond" w:hAnsi="Garamond"/>
          <w:sz w:val="22"/>
          <w:szCs w:val="22"/>
        </w:rPr>
        <w:t>in the moment</w:t>
      </w:r>
      <w:r>
        <w:rPr>
          <w:rFonts w:ascii="Garamond" w:hAnsi="Garamond"/>
          <w:sz w:val="22"/>
          <w:szCs w:val="22"/>
        </w:rPr>
        <w:t xml:space="preserve"> individuals </w:t>
      </w:r>
      <w:r w:rsidR="00175A51">
        <w:rPr>
          <w:rFonts w:ascii="Garamond" w:hAnsi="Garamond"/>
          <w:sz w:val="22"/>
          <w:szCs w:val="22"/>
        </w:rPr>
        <w:t xml:space="preserve">had </w:t>
      </w:r>
      <w:r>
        <w:rPr>
          <w:rFonts w:ascii="Garamond" w:hAnsi="Garamond"/>
          <w:sz w:val="22"/>
          <w:szCs w:val="22"/>
        </w:rPr>
        <w:t xml:space="preserve">deployed all </w:t>
      </w:r>
      <w:r w:rsidR="008C0CDE">
        <w:rPr>
          <w:rFonts w:ascii="Garamond" w:hAnsi="Garamond"/>
          <w:sz w:val="22"/>
          <w:szCs w:val="22"/>
        </w:rPr>
        <w:t xml:space="preserve">their </w:t>
      </w:r>
      <w:r>
        <w:rPr>
          <w:rFonts w:ascii="Garamond" w:hAnsi="Garamond"/>
          <w:sz w:val="22"/>
          <w:szCs w:val="22"/>
        </w:rPr>
        <w:t xml:space="preserve">possible </w:t>
      </w:r>
      <w:r w:rsidR="00175A51">
        <w:rPr>
          <w:rFonts w:ascii="Garamond" w:hAnsi="Garamond"/>
          <w:sz w:val="22"/>
          <w:szCs w:val="22"/>
        </w:rPr>
        <w:t>voice variants</w:t>
      </w:r>
      <w:r w:rsidR="008C0CDE">
        <w:rPr>
          <w:rFonts w:ascii="Garamond" w:hAnsi="Garamond"/>
          <w:sz w:val="22"/>
          <w:szCs w:val="22"/>
        </w:rPr>
        <w:t xml:space="preserve">, </w:t>
      </w:r>
      <w:r w:rsidR="00175A51">
        <w:rPr>
          <w:rFonts w:ascii="Garamond" w:hAnsi="Garamond"/>
          <w:sz w:val="22"/>
          <w:szCs w:val="22"/>
        </w:rPr>
        <w:t xml:space="preserve">and </w:t>
      </w:r>
      <w:r w:rsidR="008C0CDE">
        <w:rPr>
          <w:rFonts w:ascii="Garamond" w:hAnsi="Garamond"/>
          <w:sz w:val="22"/>
          <w:szCs w:val="22"/>
        </w:rPr>
        <w:t xml:space="preserve">thus, </w:t>
      </w:r>
      <w:r w:rsidR="00175A51">
        <w:rPr>
          <w:rFonts w:ascii="Garamond" w:hAnsi="Garamond"/>
          <w:sz w:val="22"/>
          <w:szCs w:val="22"/>
        </w:rPr>
        <w:t xml:space="preserve">exhausted their voice </w:t>
      </w:r>
      <w:r w:rsidR="0065407E">
        <w:rPr>
          <w:rFonts w:ascii="Garamond" w:hAnsi="Garamond"/>
          <w:sz w:val="22"/>
          <w:szCs w:val="22"/>
        </w:rPr>
        <w:t xml:space="preserve">activation and modulation </w:t>
      </w:r>
      <w:r w:rsidR="00AE6F01">
        <w:rPr>
          <w:rFonts w:ascii="Garamond" w:hAnsi="Garamond"/>
          <w:sz w:val="22"/>
          <w:szCs w:val="22"/>
        </w:rPr>
        <w:t>r</w:t>
      </w:r>
      <w:r w:rsidR="00175A51">
        <w:rPr>
          <w:rFonts w:ascii="Garamond" w:hAnsi="Garamond"/>
          <w:sz w:val="22"/>
          <w:szCs w:val="22"/>
        </w:rPr>
        <w:t>ange</w:t>
      </w:r>
      <w:r>
        <w:rPr>
          <w:rFonts w:ascii="Garamond" w:hAnsi="Garamond"/>
          <w:sz w:val="22"/>
          <w:szCs w:val="22"/>
        </w:rPr>
        <w:t>. Figure 6 shows that</w:t>
      </w:r>
      <w:r w:rsidR="00AE6F01">
        <w:rPr>
          <w:rFonts w:ascii="Garamond" w:hAnsi="Garamond"/>
          <w:sz w:val="22"/>
          <w:szCs w:val="22"/>
        </w:rPr>
        <w:t xml:space="preserve">, had our experimental sessions continued for an extra of 50% of the time, </w:t>
      </w:r>
      <w:r w:rsidR="008C0CDE">
        <w:rPr>
          <w:rFonts w:ascii="Garamond" w:hAnsi="Garamond"/>
          <w:sz w:val="22"/>
          <w:szCs w:val="22"/>
        </w:rPr>
        <w:t>Riet and Alex</w:t>
      </w:r>
      <w:r w:rsidR="00AE6F01">
        <w:rPr>
          <w:rFonts w:ascii="Garamond" w:hAnsi="Garamond"/>
          <w:sz w:val="22"/>
          <w:szCs w:val="22"/>
        </w:rPr>
        <w:t xml:space="preserve"> would have kept an average asymptotic emergence between 0.25 and 0.28.</w:t>
      </w:r>
      <w:r>
        <w:rPr>
          <w:rFonts w:ascii="Garamond" w:hAnsi="Garamond"/>
          <w:sz w:val="22"/>
          <w:szCs w:val="22"/>
        </w:rPr>
        <w:t xml:space="preserve"> </w:t>
      </w:r>
      <w:r w:rsidR="00AE6F01">
        <w:rPr>
          <w:rFonts w:ascii="Garamond" w:hAnsi="Garamond"/>
          <w:sz w:val="22"/>
          <w:szCs w:val="22"/>
        </w:rPr>
        <w:t xml:space="preserve">That is, both individuals in both sessions would have theoretically continued to generate constantly and inexhaustibly new voice variants </w:t>
      </w:r>
      <w:r>
        <w:rPr>
          <w:rFonts w:ascii="Garamond" w:hAnsi="Garamond"/>
          <w:sz w:val="22"/>
          <w:szCs w:val="22"/>
        </w:rPr>
        <w:t>into the future</w:t>
      </w:r>
      <w:r w:rsidR="00AE6F01">
        <w:rPr>
          <w:rFonts w:ascii="Garamond" w:hAnsi="Garamond"/>
          <w:sz w:val="22"/>
          <w:szCs w:val="22"/>
        </w:rPr>
        <w:t>.</w:t>
      </w:r>
    </w:p>
    <w:p w14:paraId="679C0857" w14:textId="09C2880A" w:rsidR="008D12DC" w:rsidRPr="008D12DC" w:rsidRDefault="003A2CA2" w:rsidP="008D12DC">
      <w:pPr>
        <w:ind w:firstLine="720"/>
        <w:jc w:val="both"/>
        <w:rPr>
          <w:rFonts w:ascii="Garamond" w:hAnsi="Garamond"/>
          <w:sz w:val="22"/>
          <w:szCs w:val="22"/>
        </w:rPr>
      </w:pPr>
      <w:r>
        <w:rPr>
          <w:rFonts w:ascii="Garamond" w:hAnsi="Garamond"/>
          <w:sz w:val="22"/>
          <w:szCs w:val="22"/>
        </w:rPr>
        <w:t>Ou</w:t>
      </w:r>
      <w:r w:rsidR="009A03AF">
        <w:rPr>
          <w:rFonts w:ascii="Garamond" w:hAnsi="Garamond"/>
          <w:sz w:val="22"/>
          <w:szCs w:val="22"/>
        </w:rPr>
        <w:t>r</w:t>
      </w:r>
      <w:r>
        <w:rPr>
          <w:rFonts w:ascii="Garamond" w:hAnsi="Garamond"/>
          <w:sz w:val="22"/>
          <w:szCs w:val="22"/>
        </w:rPr>
        <w:t xml:space="preserve"> findings demonstrate that chimpanzees have emancipated control over their larynxes and production of voiced vowel-like atypical calls</w:t>
      </w:r>
      <w:r w:rsidR="0079056A">
        <w:rPr>
          <w:rFonts w:ascii="Garamond" w:hAnsi="Garamond"/>
          <w:sz w:val="22"/>
          <w:szCs w:val="22"/>
        </w:rPr>
        <w:t xml:space="preserve">, giving them boundless </w:t>
      </w:r>
      <w:r w:rsidR="009B2023">
        <w:rPr>
          <w:rFonts w:ascii="Garamond" w:hAnsi="Garamond"/>
          <w:sz w:val="22"/>
          <w:szCs w:val="22"/>
        </w:rPr>
        <w:t xml:space="preserve">manoeuvrability </w:t>
      </w:r>
      <w:r w:rsidR="0079056A">
        <w:rPr>
          <w:rFonts w:ascii="Garamond" w:hAnsi="Garamond"/>
          <w:sz w:val="22"/>
          <w:szCs w:val="22"/>
        </w:rPr>
        <w:t>across sound space</w:t>
      </w:r>
      <w:r>
        <w:rPr>
          <w:rFonts w:ascii="Garamond" w:hAnsi="Garamond"/>
          <w:sz w:val="22"/>
          <w:szCs w:val="22"/>
        </w:rPr>
        <w:t>.</w:t>
      </w:r>
      <w:r w:rsidR="008D12DC">
        <w:rPr>
          <w:rFonts w:ascii="Garamond" w:hAnsi="Garamond"/>
          <w:sz w:val="22"/>
          <w:szCs w:val="22"/>
        </w:rPr>
        <w:t xml:space="preserve"> Voice behaviour and command were</w:t>
      </w:r>
      <w:r w:rsidR="008D12DC" w:rsidRPr="008D12DC">
        <w:rPr>
          <w:rFonts w:ascii="Garamond" w:hAnsi="Garamond"/>
          <w:sz w:val="22"/>
          <w:szCs w:val="22"/>
        </w:rPr>
        <w:t xml:space="preserve"> not accountable by </w:t>
      </w:r>
      <w:r w:rsidR="008D12DC">
        <w:rPr>
          <w:rFonts w:ascii="Garamond" w:hAnsi="Garamond"/>
          <w:sz w:val="22"/>
          <w:szCs w:val="22"/>
        </w:rPr>
        <w:t>P</w:t>
      </w:r>
      <w:r w:rsidR="008D12DC" w:rsidRPr="008D12DC">
        <w:rPr>
          <w:rFonts w:ascii="Garamond" w:hAnsi="Garamond"/>
          <w:sz w:val="22"/>
          <w:szCs w:val="22"/>
        </w:rPr>
        <w:t>avlovian</w:t>
      </w:r>
      <w:r w:rsidR="008D12DC">
        <w:rPr>
          <w:rFonts w:ascii="Garamond" w:hAnsi="Garamond"/>
          <w:sz w:val="22"/>
          <w:szCs w:val="22"/>
        </w:rPr>
        <w:t>,</w:t>
      </w:r>
      <w:r w:rsidR="008D12DC" w:rsidRPr="008D12DC">
        <w:rPr>
          <w:rFonts w:ascii="Garamond" w:hAnsi="Garamond"/>
          <w:sz w:val="22"/>
          <w:szCs w:val="22"/>
        </w:rPr>
        <w:t xml:space="preserve"> associate learning</w:t>
      </w:r>
      <w:r w:rsidR="008D12DC">
        <w:rPr>
          <w:rFonts w:ascii="Garamond" w:hAnsi="Garamond"/>
          <w:sz w:val="22"/>
          <w:szCs w:val="22"/>
        </w:rPr>
        <w:t xml:space="preserve"> or other reflex-based mechanism as traditionally presumed. That is, subjects did not show signs of converging voice production towards a voice variant that they presumed to be associated with, and best predict, food delivery. Instead, they continuously produced new voice states during the </w:t>
      </w:r>
      <w:r w:rsidR="00C86B82">
        <w:rPr>
          <w:rFonts w:ascii="Garamond" w:hAnsi="Garamond"/>
          <w:sz w:val="22"/>
          <w:szCs w:val="22"/>
        </w:rPr>
        <w:t>span</w:t>
      </w:r>
      <w:r w:rsidR="008D12DC">
        <w:rPr>
          <w:rFonts w:ascii="Garamond" w:hAnsi="Garamond"/>
          <w:sz w:val="22"/>
          <w:szCs w:val="22"/>
        </w:rPr>
        <w:t xml:space="preserve"> of the experimental sessions and were </w:t>
      </w:r>
      <w:r w:rsidR="0091099C" w:rsidRPr="0091099C">
        <w:rPr>
          <w:rFonts w:ascii="Garamond" w:hAnsi="Garamond"/>
          <w:sz w:val="22"/>
          <w:szCs w:val="22"/>
        </w:rPr>
        <w:t>forecasted</w:t>
      </w:r>
      <w:r w:rsidR="008D12DC">
        <w:rPr>
          <w:rFonts w:ascii="Garamond" w:hAnsi="Garamond"/>
          <w:sz w:val="22"/>
          <w:szCs w:val="22"/>
        </w:rPr>
        <w:t xml:space="preserve"> to have continued </w:t>
      </w:r>
      <w:r w:rsidR="0091099C">
        <w:rPr>
          <w:rFonts w:ascii="Garamond" w:hAnsi="Garamond"/>
          <w:sz w:val="22"/>
          <w:szCs w:val="22"/>
        </w:rPr>
        <w:t xml:space="preserve">doing </w:t>
      </w:r>
      <w:r w:rsidR="008D12DC">
        <w:rPr>
          <w:rFonts w:ascii="Garamond" w:hAnsi="Garamond"/>
          <w:sz w:val="22"/>
          <w:szCs w:val="22"/>
        </w:rPr>
        <w:t xml:space="preserve">so into the future. </w:t>
      </w:r>
    </w:p>
    <w:p w14:paraId="5CD572AE" w14:textId="2CCFE560" w:rsidR="003A2CA2" w:rsidRDefault="008D12DC" w:rsidP="00DE79B0">
      <w:pPr>
        <w:ind w:firstLine="720"/>
        <w:jc w:val="both"/>
        <w:rPr>
          <w:rFonts w:ascii="Garamond" w:hAnsi="Garamond"/>
          <w:sz w:val="22"/>
          <w:szCs w:val="22"/>
        </w:rPr>
      </w:pPr>
      <w:r>
        <w:rPr>
          <w:rFonts w:ascii="Garamond" w:hAnsi="Garamond"/>
          <w:sz w:val="22"/>
          <w:szCs w:val="22"/>
        </w:rPr>
        <w:t xml:space="preserve"> </w:t>
      </w:r>
      <w:r w:rsidR="00D517A6">
        <w:rPr>
          <w:rFonts w:ascii="Garamond" w:hAnsi="Garamond"/>
          <w:sz w:val="22"/>
          <w:szCs w:val="22"/>
        </w:rPr>
        <w:t>Unlike past claim about great ape vocal command capacities, our findings derive from measurable, quantitative parameters trials in a direct hypothesis-testing approach. Findings</w:t>
      </w:r>
      <w:r w:rsidR="00C77AAF">
        <w:rPr>
          <w:rFonts w:ascii="Garamond" w:hAnsi="Garamond"/>
          <w:sz w:val="22"/>
          <w:szCs w:val="22"/>
        </w:rPr>
        <w:t xml:space="preserve"> </w:t>
      </w:r>
      <w:r w:rsidR="00D517A6">
        <w:rPr>
          <w:rFonts w:ascii="Garamond" w:hAnsi="Garamond"/>
          <w:sz w:val="22"/>
          <w:szCs w:val="22"/>
        </w:rPr>
        <w:t>are</w:t>
      </w:r>
      <w:r w:rsidR="00C77AAF">
        <w:rPr>
          <w:rFonts w:ascii="Garamond" w:hAnsi="Garamond"/>
          <w:sz w:val="22"/>
          <w:szCs w:val="22"/>
        </w:rPr>
        <w:t xml:space="preserve"> consistent with evidence </w:t>
      </w:r>
      <w:r w:rsidR="000732EA">
        <w:rPr>
          <w:rFonts w:ascii="Garamond" w:hAnsi="Garamond"/>
          <w:sz w:val="22"/>
          <w:szCs w:val="22"/>
        </w:rPr>
        <w:t>from</w:t>
      </w:r>
      <w:r w:rsidR="00C77AAF">
        <w:rPr>
          <w:rFonts w:ascii="Garamond" w:hAnsi="Garamond"/>
          <w:sz w:val="22"/>
          <w:szCs w:val="22"/>
        </w:rPr>
        <w:t xml:space="preserve"> other chimpanzee </w:t>
      </w:r>
      <w:r w:rsidR="0091099C">
        <w:rPr>
          <w:rFonts w:ascii="Garamond" w:hAnsi="Garamond"/>
          <w:sz w:val="22"/>
          <w:szCs w:val="22"/>
        </w:rPr>
        <w:t>vocal behaviour</w:t>
      </w:r>
      <w:r w:rsidR="00C77AAF">
        <w:rPr>
          <w:rFonts w:ascii="Garamond" w:hAnsi="Garamond"/>
          <w:sz w:val="22"/>
          <w:szCs w:val="22"/>
        </w:rPr>
        <w:t xml:space="preserve"> in captivity</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{"citationID":"ap0uhpj36v","properties":{"formattedCitation":"\\super 40,47\\uc0\\u8211{}49\\nosupersub{}","plainCitation":"40,47–49","noteIndex":0},"citationItems":[{"id":3388,"uris":["http://zotero.org/users/5804987/items/VEFYET5T"],"itemData":{"id":3388,"type":"article-journal","abstract":"Chimpanzees,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40,47–49</w:t>
      </w:r>
      <w:r w:rsidR="000732EA">
        <w:rPr>
          <w:rFonts w:ascii="Garamond" w:hAnsi="Garamond"/>
          <w:sz w:val="22"/>
          <w:szCs w:val="22"/>
        </w:rPr>
        <w:fldChar w:fldCharType="end"/>
      </w:r>
      <w:r w:rsidR="00C77AAF">
        <w:rPr>
          <w:rFonts w:ascii="Garamond" w:hAnsi="Garamond"/>
          <w:sz w:val="22"/>
          <w:szCs w:val="22"/>
        </w:rPr>
        <w:t xml:space="preserve"> and the wild</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{"citationID":"a1hrf43rsv1","properties":{"formattedCitation":"\\super 68,75\\nosupersub{}","plainCitation":"68,75","noteIndex":0},"citationItems":[{"id":3289,"uris":["http://zotero.org/users/5804987/items/3NCQHAAZ"],"itemData":{"id":3289,"type":"article-journal","abstract":"The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K"},{"family":"Mundry","given":"Roger"},{"family":"Boesch","given":"Christophe"}],"issued":{"date-parts":[["2015"]]}},"label":"page"},{"id":1073,"uris":["http://zotero.org/users/5804987/items/8IVIUXUB"],"itemData":{"id":1073,"type":"article-journal","abstract":"Wild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68,75</w:t>
      </w:r>
      <w:r w:rsidR="000732EA">
        <w:rPr>
          <w:rFonts w:ascii="Garamond" w:hAnsi="Garamond"/>
          <w:sz w:val="22"/>
          <w:szCs w:val="22"/>
        </w:rPr>
        <w:fldChar w:fldCharType="end"/>
      </w:r>
      <w:r w:rsidR="00C77AAF">
        <w:rPr>
          <w:rFonts w:ascii="Garamond" w:hAnsi="Garamond"/>
          <w:sz w:val="22"/>
          <w:szCs w:val="22"/>
        </w:rPr>
        <w:t xml:space="preserve">, </w:t>
      </w:r>
      <w:r w:rsidR="000732EA">
        <w:rPr>
          <w:rFonts w:ascii="Garamond" w:hAnsi="Garamond"/>
          <w:sz w:val="22"/>
          <w:szCs w:val="22"/>
        </w:rPr>
        <w:t>neurology and brain anatomy</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{"citationID":"a16i6ajnuv2","properties":{"formattedCitation":"\\super 27,78\\uc0\\u8211{}80\\nosupersub{}","plainCitation":"27,78–80","noteIndex":0},"citationItems":[{"id":215,"uris":["http://zotero.org/users/5804987/items/BJNLY5KZ"],"itemData":{"id":215,"type":"article-journal","abstract":"Official Full-Text Paper (PDF): Genetic Factors and Oro-Facial Motor Learning Selectively Influence Variability in Central Sulcus Morphology in Chimpanzees (Pan troglodytes)","container-title":"Journal of Neuroscience","DOI":"10.1523/JNEUROSCI.2641-16.2017","ISSN":"0270-6474","issue":"22","language":"English","note":"PMCID: PMC5452339\nPMID: 28473646","page":"5475–5483","title":"Genetic Factors and Orofacial Motor Learning Selectively Influence Variability in Central Sulcus Morphology in Chimpanzees ( Pan troglodytes)","volume":"37","author":[{"family":"Hopkins","given":"William D"},{"family":"Coulon","given":"Oliver"},{"family":"Meguerditchian","given":"Adrien"},{"family":"Autrey","given":"Michelle"},{"family":"Davidek","given":"Kendall"},{"family":"Mahovetz","given":"Lindsay"},{"family":"Pope","given":"Sarah"},{"family":"Mareno","given":"Mary"},{"family":"Schapiro","given":"Steven J"}],"issued":{"date-parts":[["2017"]]}}},{"id":216,"uris":["http://zotero.org/users/5804987/items/GFKKWLEZ"],"itemData":{"id":216,"type":"article-journal","abstract":"The planum temporale (PT) is the bank of tissue that lies posterior to Heschl's gyrus and is considered a key brain region involved in language and speech in the human brain. In the human brain, both the surface area and grey matter volume of the PT is larger in the left compared to right hemisphere in approximately 2/3rds of individuals, particularly among right-handed individuals. Here we examined whether chimpanzees show asymmetries in the PT for grey matter volume and surface area in a sample of 103 chimpanzees from magnetic resonance images. The results indicated that, overall, the chimpanzees showed population-level leftward asymmetries for both surface area and grey matter volumes. Furthermore, chimpanzees that prefer to gesture with their right-handed had significantly greater leftward grey matter asymmetries compared to ambiguously- and left-handed apes. When compared to previously published data in humans, the direction and magnitude of PT grey matter asymmetries were similar between humans and apes; however, for the surface area measures, the human showed more pronounced leftward asymmetries. These results suggest that leftward asymmetries in the PT were present in the common ancestor of chimpanzees and humans.","container-title":"Behavioural Brain Research","DOI":"10.1016/j.bbr.2009.12.012","ISSN":"0166-4328","issue":"2","note":"PMID: 20035802","page":"436–443","title":"Planum temporale surface area and grey matter asymmetries in chimpanzees (Pan troglodytes): The effect of handedness and comparison with findings in humans","volume":"208","author":[{"family":"Hopkins","given":"William D"},{"family":"Nir","given":"Talia M"}],"issued":{"date-parts":[["2010"]]}}},{"id":340,"uris":["http://zotero.org/users/5804987/items/BQPTWBR8"],"itemData":{"id":340,"type":"article-journal","abstract":"Vocal learning is a key property of spoken language, which might also be present in nonhuman primate species, such as chimpanzees (Pan troglodytes), to a limited degree. While understanding the origins of vocal learning in the primate brain may help shed light on the evolution of speech and language, little is still known regarding the neurobiological correlates of vocal flexibility in nonhuman primates. The current study used voxel-based morphometry (VBM) to assess whether the cerebral cortex of captive chimpanzees that learned to voluntarily produce sounds to attract the attention of a human experimenter (attention-getting sounds) differs in grey matter distribution compared to chimpanzees that do not exhibit this behavior. It was found that chimpanzees that produce attention-getting sounds were characterized by increased grey matter in the ventrolateral prefrontal and dorsal premotor cortices. These findings suggest that the evolution of the capacity to flexibly modulate vocal output may be associated with reorganization of regions for motor control, including orofacial movements, in the primate brain.","container-title":"Scientific reports","DOI":"10.1038/srep34733","ISSN":"2045-2322","issue":"1","note":"PMID: 27703216","page":"34733","title":"Neocortical grey matter distribution underlying voluntary, flexible vocalizations in chimpanzees","volume":"6","author":[{"family":"Bianchi","given":"Serena"},{"family":"Reyes","given":"Laura D"},{"family":"Hopkins","given":"William D"},{"family":"Taglialatela","given":"Jared P"},{"family":"Sherwood","given":"Chet C"}],"issued":{"date-parts":[["2016"]]}}},{"id":3421,"uris":["http://zotero.org/users/5804987/items/YI685QKY"],"itemData":{"id":3421,"type":"article-journal","abstract":"Speech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27,78–80</w:t>
      </w:r>
      <w:r w:rsidR="000732EA">
        <w:rPr>
          <w:rFonts w:ascii="Garamond" w:hAnsi="Garamond"/>
          <w:sz w:val="22"/>
          <w:szCs w:val="22"/>
        </w:rPr>
        <w:fldChar w:fldCharType="end"/>
      </w:r>
      <w:r w:rsidR="000732EA">
        <w:rPr>
          <w:rFonts w:ascii="Garamond" w:hAnsi="Garamond"/>
          <w:sz w:val="22"/>
          <w:szCs w:val="22"/>
        </w:rPr>
        <w:t xml:space="preserve"> and </w:t>
      </w:r>
      <w:r w:rsidR="009B2023">
        <w:rPr>
          <w:rFonts w:ascii="Garamond" w:hAnsi="Garamond"/>
          <w:sz w:val="22"/>
          <w:szCs w:val="22"/>
        </w:rPr>
        <w:t xml:space="preserve">the vocal behaviour of </w:t>
      </w:r>
      <w:r w:rsidR="00C77AAF">
        <w:rPr>
          <w:rFonts w:ascii="Garamond" w:hAnsi="Garamond"/>
          <w:sz w:val="22"/>
          <w:szCs w:val="22"/>
        </w:rPr>
        <w:t>other great ape</w:t>
      </w:r>
      <w:r w:rsidR="000732EA">
        <w:rPr>
          <w:rFonts w:ascii="Garamond" w:hAnsi="Garamond"/>
          <w:sz w:val="22"/>
          <w:szCs w:val="22"/>
        </w:rPr>
        <w:t>s</w:t>
      </w:r>
      <w:r w:rsidR="003A1E4D">
        <w:rPr>
          <w:rFonts w:ascii="Garamond" w:hAnsi="Garamond"/>
          <w:sz w:val="22"/>
          <w:szCs w:val="22"/>
        </w:rPr>
        <w:t xml:space="preserve"> </w:t>
      </w:r>
      <w:r w:rsidR="000732EA">
        <w:rPr>
          <w:rFonts w:ascii="Garamond" w:hAnsi="Garamond"/>
          <w:sz w:val="22"/>
          <w:szCs w:val="22"/>
        </w:rPr>
        <w:t>(</w:t>
      </w:r>
      <w:r w:rsidR="003A1E4D">
        <w:rPr>
          <w:rFonts w:ascii="Garamond" w:hAnsi="Garamond"/>
          <w:sz w:val="22"/>
          <w:szCs w:val="22"/>
        </w:rPr>
        <w:t xml:space="preserve">e.g., orangutans, </w:t>
      </w:r>
      <w:r w:rsidR="00C77AAF" w:rsidRPr="000732EA">
        <w:rPr>
          <w:rFonts w:ascii="Garamond" w:hAnsi="Garamond"/>
          <w:i/>
          <w:iCs/>
          <w:sz w:val="22"/>
          <w:szCs w:val="22"/>
        </w:rPr>
        <w:t>Pongo</w:t>
      </w:r>
      <w:r w:rsidR="003A1E4D">
        <w:rPr>
          <w:rFonts w:ascii="Garamond" w:hAnsi="Garamond"/>
          <w:sz w:val="22"/>
          <w:szCs w:val="22"/>
        </w:rPr>
        <w:t xml:space="preserve"> </w:t>
      </w:r>
      <w:proofErr w:type="spellStart"/>
      <w:r w:rsidR="003A1E4D">
        <w:rPr>
          <w:rFonts w:ascii="Garamond" w:hAnsi="Garamond"/>
          <w:sz w:val="22"/>
          <w:szCs w:val="22"/>
        </w:rPr>
        <w:t>spp</w:t>
      </w:r>
      <w:proofErr w:type="spellEnd"/>
      <w:r w:rsidR="00C77AAF">
        <w:rPr>
          <w:rFonts w:ascii="Garamond" w:hAnsi="Garamond"/>
          <w:sz w:val="22"/>
          <w:szCs w:val="22"/>
        </w:rPr>
        <w:t>)</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{"citationID":"a18138a1t8j","properties":{"formattedCitation":"\\super 41\\uc0\\u8211{}44,81\\nosupersub{}","plainCitation":"41–44,81","noteIndex":0},"citationItems":[{"id":3681,"uris":["http://zotero.org/users/5804987/items/GZVV8KHJ"],"itemData":{"id":3681,"type":"article-journal","abstract":"Vocal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P","non-dropping-particle":"van"}],"issued":{"date-parts":[["2012"]]}}},{"id":4335,"uris":["http://zotero.org/users/5804987/items/HZPX56M7"],"itemData":{"id":4335,"type":"article-journal","abstract":"Abstract\n            Speech is among the most complex motoric tasks humans ever perform. Songbirds match this achievement during song production through the precise and simultaneous motor control of two sound sources in the syrinx. Integrated and intricate motor control has made songbirds comparative models par excellence for the evolution of speech, however, phylogenetic distance with humans prevents an improved understanding of the precursors that, within the human lineage, drove the emergence of advanced vocal motor control and speech. Here, we report two types of biphonic call combination in wild orangutans that articulatorily resemble human beatboxing and that result from the simultaneous exercise of two vocal sound sources: one unvoiced source achieved through articulatory maneuvering of the lips, tongue, and jaw as typically used for consonant-like call production, plus one voiced source achieved through laryngeal action and voice activation as typically used for vowel-like call production. Orangutan biphonic call combinations showcase unappreciated levels of, and distinct neuromotor channels for, vocal motor control in a wild great ape, providing a direct vocal motor analogy with birdsong based on the precise and simultaneous co-control of two sound sources. Findings suggest that speech and human vocal fluency likely built upon complex call combination, coordination and coarticulation capacities that involved vowel-like and consonant-like calls in an ancestral hominid.","container-title":"PNAS Nexus","DOI":"10.1093/pnasnexus/pgad182","ISSN":"2752-6542","issue":"6","language":"en","page":"pgad182","source":"DOI.org (Crossref)","title":"Wild orangutans can simultaneously use two independent vocal sound sources similarly to songbirds and human beatboxers","volume":"2","author":[{"family":"Lameira","given":"Adriano R"},{"family":"Hardus","given":"Madeleine E"}],"editor":[{"family":"Fleming","given":"Stephen"}],"issued":{"date-parts":[["2023",5,31]]}}}],"schema":"https://github.com/citation-style-language/schema/raw/master/csl-citation.json"}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41–44,81</w:t>
      </w:r>
      <w:r w:rsidR="000732EA">
        <w:rPr>
          <w:rFonts w:ascii="Garamond" w:hAnsi="Garamond"/>
          <w:sz w:val="22"/>
          <w:szCs w:val="22"/>
        </w:rPr>
        <w:fldChar w:fldCharType="end"/>
      </w:r>
      <w:r w:rsidR="00C77AAF">
        <w:rPr>
          <w:rFonts w:ascii="Garamond" w:hAnsi="Garamond"/>
          <w:sz w:val="22"/>
          <w:szCs w:val="22"/>
        </w:rPr>
        <w:t>.</w:t>
      </w:r>
      <w:r w:rsidR="00D87559">
        <w:rPr>
          <w:rFonts w:ascii="Garamond" w:hAnsi="Garamond"/>
          <w:sz w:val="22"/>
          <w:szCs w:val="22"/>
        </w:rPr>
        <w:t xml:space="preserve"> Our findings </w:t>
      </w:r>
      <w:r w:rsidR="009B2023" w:rsidRPr="009B2023">
        <w:rPr>
          <w:rFonts w:ascii="Garamond" w:hAnsi="Garamond"/>
          <w:sz w:val="22"/>
          <w:szCs w:val="22"/>
        </w:rPr>
        <w:t>upend</w:t>
      </w:r>
      <w:r w:rsidR="00D87559">
        <w:rPr>
          <w:rFonts w:ascii="Garamond" w:hAnsi="Garamond"/>
          <w:sz w:val="22"/>
          <w:szCs w:val="22"/>
        </w:rPr>
        <w:t xml:space="preserve"> </w:t>
      </w:r>
      <w:r w:rsidR="009A03AF">
        <w:rPr>
          <w:rFonts w:ascii="Garamond" w:hAnsi="Garamond"/>
          <w:sz w:val="22"/>
          <w:szCs w:val="22"/>
        </w:rPr>
        <w:t xml:space="preserve">decades-old </w:t>
      </w:r>
      <w:r w:rsidR="00D87559">
        <w:rPr>
          <w:rFonts w:ascii="Garamond" w:hAnsi="Garamond"/>
          <w:sz w:val="22"/>
          <w:szCs w:val="22"/>
        </w:rPr>
        <w:t>claims that great ape voice control is</w:t>
      </w:r>
      <w:r w:rsidR="009A03AF">
        <w:rPr>
          <w:rFonts w:ascii="Garamond" w:hAnsi="Garamond"/>
          <w:sz w:val="22"/>
          <w:szCs w:val="22"/>
        </w:rPr>
        <w:t xml:space="preserve"> reflexive</w:t>
      </w:r>
      <w:r w:rsidR="00D517A6">
        <w:rPr>
          <w:rFonts w:ascii="Garamond" w:hAnsi="Garamond"/>
          <w:sz w:val="22"/>
          <w:szCs w:val="22"/>
        </w:rPr>
        <w:t xml:space="preserve">, </w:t>
      </w:r>
      <w:r w:rsidR="009A03AF">
        <w:rPr>
          <w:rFonts w:ascii="Garamond" w:hAnsi="Garamond"/>
          <w:sz w:val="22"/>
          <w:szCs w:val="22"/>
        </w:rPr>
        <w:t>automatic</w:t>
      </w:r>
      <w:r w:rsidR="00D517A6">
        <w:rPr>
          <w:rFonts w:ascii="Garamond" w:hAnsi="Garamond"/>
          <w:sz w:val="22"/>
          <w:szCs w:val="22"/>
        </w:rPr>
        <w:t>, and qualitatively distinct from humans’</w:t>
      </w:r>
      <w:r w:rsidR="0045562E">
        <w:rPr>
          <w:rFonts w:ascii="Garamond" w:hAnsi="Garamond"/>
          <w:sz w:val="22"/>
          <w:szCs w:val="22"/>
        </w:rPr>
        <w:t>,</w:t>
      </w:r>
      <w:r w:rsidR="00B549F7">
        <w:rPr>
          <w:rFonts w:ascii="Garamond" w:hAnsi="Garamond"/>
          <w:sz w:val="22"/>
          <w:szCs w:val="22"/>
        </w:rPr>
        <w:t xml:space="preserve"> </w:t>
      </w:r>
      <w:r w:rsidR="00EB1A33">
        <w:rPr>
          <w:rFonts w:ascii="Garamond" w:hAnsi="Garamond"/>
          <w:sz w:val="22"/>
          <w:szCs w:val="22"/>
        </w:rPr>
        <w:t xml:space="preserve">as </w:t>
      </w:r>
      <w:r w:rsidR="009B2023">
        <w:rPr>
          <w:rFonts w:ascii="Garamond" w:hAnsi="Garamond"/>
          <w:sz w:val="22"/>
          <w:szCs w:val="22"/>
        </w:rPr>
        <w:t xml:space="preserve">traditionally </w:t>
      </w:r>
      <w:r w:rsidR="00EB1A33">
        <w:rPr>
          <w:rFonts w:ascii="Garamond" w:hAnsi="Garamond"/>
          <w:sz w:val="22"/>
          <w:szCs w:val="22"/>
        </w:rPr>
        <w:t>presumed by</w:t>
      </w:r>
      <w:r w:rsidR="00B549F7">
        <w:rPr>
          <w:rFonts w:ascii="Garamond" w:hAnsi="Garamond"/>
          <w:sz w:val="22"/>
          <w:szCs w:val="22"/>
        </w:rPr>
        <w:t xml:space="preserve"> the neural or Kuypers &amp; Jürgens hypothesis</w:t>
      </w:r>
      <w:r w:rsidR="00B549F7">
        <w:rPr>
          <w:rFonts w:ascii="Garamond" w:hAnsi="Garamond"/>
          <w:sz w:val="22"/>
          <w:szCs w:val="22"/>
        </w:rPr>
        <w:fldChar w:fldCharType="begin"/>
      </w:r>
      <w:r w:rsidR="00802717">
        <w:rPr>
          <w:rFonts w:ascii="Garamond" w:hAnsi="Garamond"/>
          <w:sz w:val="22"/>
          <w:szCs w:val="22"/>
        </w:rPr>
        <w:instrText xml:space="preserve"> ADDIN ZOTERO_ITEM CSL_CITATION {"citationID":"lgIi1inn","properties":{"formattedCitation":"\\super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B549F7">
        <w:rPr>
          <w:rFonts w:ascii="Garamond" w:hAnsi="Garamond"/>
          <w:sz w:val="22"/>
          <w:szCs w:val="22"/>
        </w:rPr>
        <w:fldChar w:fldCharType="separate"/>
      </w:r>
      <w:r w:rsidR="00B549F7" w:rsidRPr="002F183E">
        <w:rPr>
          <w:rFonts w:ascii="Garamond" w:hAnsi="Garamond" w:cs="Times New Roman"/>
          <w:sz w:val="22"/>
          <w:vertAlign w:val="superscript"/>
        </w:rPr>
        <w:t>6–8</w:t>
      </w:r>
      <w:r w:rsidR="00B549F7">
        <w:rPr>
          <w:rFonts w:ascii="Garamond" w:hAnsi="Garamond"/>
          <w:sz w:val="22"/>
          <w:szCs w:val="22"/>
        </w:rPr>
        <w:fldChar w:fldCharType="end"/>
      </w:r>
      <w:r w:rsidR="00EB1A33">
        <w:rPr>
          <w:rFonts w:ascii="Garamond" w:hAnsi="Garamond"/>
          <w:sz w:val="22"/>
          <w:szCs w:val="22"/>
        </w:rPr>
        <w:t xml:space="preserve"> based on vocal learning taxa far related to humans</w:t>
      </w:r>
      <w:r w:rsidR="0079056A">
        <w:rPr>
          <w:rFonts w:ascii="Garamond" w:hAnsi="Garamond"/>
          <w:sz w:val="22"/>
          <w:szCs w:val="22"/>
        </w:rPr>
        <w:fldChar w:fldCharType="begin"/>
      </w:r>
      <w:r w:rsidR="00802717">
        <w:rPr>
          <w:rFonts w:ascii="Garamond" w:hAnsi="Garamond"/>
          <w:sz w:val="22"/>
          <w:szCs w:val="22"/>
        </w:rPr>
        <w:instrText xml:space="preserve"> ADDIN ZOTERO_ITEM CSL_CITATION {"citationID":"vkKnEyIg","properties":{"formattedCitation":"\\super 9\\uc0\\u8211{}12\\nosupersub{}","plainCitation":"9–12","noteIndex":0},"citationItems":[{"id":2545,"uris":["http://zotero.org/users/5804987/items/WU7YFFBI"],"itemData":{"id":2545,"type":"article-journal","container-title":"Advances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id":4189,"uris":["http://zotero.org/users/5804987/items/2M9PRPY3"],"itemData":{"id":4189,"type":"article-journal","abstract":"Human speech production obeys the same acoustic principles as vocal production in other animals but has distinctive features: A stable vocal source is filtered by rapidly changing formant frequencies. To understand speech evolution, we examined a wide range of primates, combining observations of phonation with mathematical modeling. We found that source stability relies upon simplifications in laryngeal anatomy, specifically the loss of air sacs and vocal membranes. We conclude that the evolutionary loss of vocal membranes allows human speech to mostly avoid the spontaneous nonlinear phenomena and acoustic chaos common in other primate vocalizations. This loss allows our larynx to produce stable, harmonic-rich phonation, ideally highlighting formant changes that convey most phonetic information. Paradoxically, the increased complexity of human spoken language thus followed simplification of our laryngeal anatomy.\n          , \n            Complexity from simplification\n            \n              Human speech and language are highly complex, consisting of a large number of sounds. The human phonal apparatus, the larynx, has acquired the capability to create a wider array of sounds, even though previous work has revealed many similarities between our larynx and those in other primates. Looking across a large number of primates, Nishimura\n              et al\n              . used a combination of anatomical, phonal, and modeling approaches to characterize sound production in the larynx (see the Perspective by Gouzoules). They found that instead of the human larynx having increased complexity, it has actually simplified relative to other primates, allowing for clearer sound production with less aural chaos. —SNV\n            \n          , \n            The human larynx has undergone evolutionary simplification, facilitating the increased acoustic complexity of the spoken language.","container-title":"Science","DOI":"10.1126/science.abm1574","ISSN":"0036-8075, 1095-9203","issue":"6607","journalAbbreviation":"Science","language":"en","page":"760-763","source":"DOI.org (Crossref)","title":"Evolutionary loss of complexity in human vocal anatomy as an adaptation for speech","volume":"377","author":[{"family":"Nishimura","given":"Takeshi"},{"family":"Tokuda","given":"Isao T."},{"family":"Miyachi","given":"Shigehiro"},{"family":"Dunn","given":"Jacob C."},{"family":"Herbst","given":"Christian T."},{"family":"Ishimura","given":"Kazuyoshi"},{"family":"Kaneko","given":"Akihisa"},{"family":"Kinoshita","given":"Yuki"},{"family":"Koda","given":"Hiroki"},{"family":"Saers","given":"Jaap P. P."},{"family":"Imai","given":"Hirohiko"},{"family":"Matsuda","given":"Tetsuya"},{"family":"Larsen","given":"Ole Næsbye"},{"family":"Jürgens","given":"Uwe"},{"family":"Hirabayashi","given":"Hideki"},{"family":"Kojima","given":"Shozo"},{"family":"Fitch","given":"W. Tecumseh"}],"issued":{"date-parts":[["2022",8,12]]}},"label":"page"}],"schema":"https://github.com/citation-style-language/schema/raw/master/csl-citation.json"} </w:instrText>
      </w:r>
      <w:r w:rsidR="0079056A">
        <w:rPr>
          <w:rFonts w:ascii="Garamond" w:hAnsi="Garamond"/>
          <w:sz w:val="22"/>
          <w:szCs w:val="22"/>
        </w:rPr>
        <w:fldChar w:fldCharType="separate"/>
      </w:r>
      <w:r w:rsidR="00802717" w:rsidRPr="00802717">
        <w:rPr>
          <w:rFonts w:ascii="Garamond" w:hAnsi="Garamond" w:cs="Times New Roman"/>
          <w:sz w:val="22"/>
          <w:vertAlign w:val="superscript"/>
        </w:rPr>
        <w:t>9–12</w:t>
      </w:r>
      <w:r w:rsidR="0079056A">
        <w:rPr>
          <w:rFonts w:ascii="Garamond" w:hAnsi="Garamond"/>
          <w:sz w:val="22"/>
          <w:szCs w:val="22"/>
        </w:rPr>
        <w:fldChar w:fldCharType="end"/>
      </w:r>
      <w:r w:rsidR="00EB1A33">
        <w:rPr>
          <w:rFonts w:ascii="Garamond" w:hAnsi="Garamond"/>
          <w:sz w:val="22"/>
          <w:szCs w:val="22"/>
        </w:rPr>
        <w:t>.</w:t>
      </w:r>
      <w:r w:rsidR="009A03AF">
        <w:rPr>
          <w:rFonts w:ascii="Garamond" w:hAnsi="Garamond"/>
          <w:sz w:val="22"/>
          <w:szCs w:val="22"/>
        </w:rPr>
        <w:t xml:space="preserve"> </w:t>
      </w:r>
      <w:r w:rsidR="00E33443">
        <w:rPr>
          <w:rFonts w:ascii="Garamond" w:hAnsi="Garamond"/>
          <w:sz w:val="22"/>
          <w:szCs w:val="22"/>
        </w:rPr>
        <w:t xml:space="preserve">Speech </w:t>
      </w:r>
      <w:r w:rsidR="00B361BD">
        <w:rPr>
          <w:rFonts w:ascii="Garamond" w:hAnsi="Garamond"/>
          <w:sz w:val="22"/>
          <w:szCs w:val="22"/>
        </w:rPr>
        <w:t xml:space="preserve">and song </w:t>
      </w:r>
      <w:r w:rsidR="00E33443">
        <w:rPr>
          <w:rFonts w:ascii="Garamond" w:hAnsi="Garamond"/>
          <w:sz w:val="22"/>
          <w:szCs w:val="22"/>
        </w:rPr>
        <w:t xml:space="preserve">evolution likely rested on prolific voice command of an ape-like hominid ancestor and its underlying neuro-motoric substrates.  </w:t>
      </w:r>
    </w:p>
    <w:p w14:paraId="29325B9C" w14:textId="77777777" w:rsidR="000D1D35" w:rsidRDefault="000D1D35" w:rsidP="000D1D35">
      <w:pPr>
        <w:jc w:val="both"/>
        <w:rPr>
          <w:rFonts w:ascii="Garamond" w:hAnsi="Garamond"/>
          <w:sz w:val="22"/>
          <w:szCs w:val="22"/>
        </w:rPr>
      </w:pPr>
    </w:p>
    <w:p w14:paraId="13C62200" w14:textId="7CF3133F" w:rsidR="004C124C" w:rsidRDefault="004C124C" w:rsidP="004C124C">
      <w:pPr>
        <w:jc w:val="both"/>
        <w:rPr>
          <w:rFonts w:ascii="Garamond" w:hAnsi="Garamond"/>
          <w:sz w:val="22"/>
          <w:szCs w:val="22"/>
        </w:rPr>
      </w:pPr>
      <w:r>
        <w:rPr>
          <w:rFonts w:ascii="Garamond" w:hAnsi="Garamond"/>
          <w:sz w:val="22"/>
          <w:szCs w:val="22"/>
        </w:rPr>
        <w:t>[placeholder Fig. 5]</w:t>
      </w:r>
    </w:p>
    <w:p w14:paraId="413F480A" w14:textId="77777777" w:rsidR="000D1D35" w:rsidRDefault="000D1D35" w:rsidP="000D1D35">
      <w:pPr>
        <w:jc w:val="both"/>
        <w:rPr>
          <w:rFonts w:ascii="Garamond" w:hAnsi="Garamond"/>
          <w:sz w:val="22"/>
          <w:szCs w:val="22"/>
        </w:rPr>
      </w:pPr>
    </w:p>
    <w:p w14:paraId="3BECCA6C" w14:textId="4C4F966E" w:rsidR="004C124C" w:rsidRDefault="000D1D35" w:rsidP="000D1D35">
      <w:pPr>
        <w:jc w:val="both"/>
        <w:rPr>
          <w:rFonts w:ascii="Garamond" w:hAnsi="Garamond"/>
          <w:sz w:val="22"/>
          <w:szCs w:val="22"/>
        </w:rPr>
      </w:pPr>
      <w:r w:rsidRPr="002050CD">
        <w:rPr>
          <w:rFonts w:ascii="Garamond" w:hAnsi="Garamond"/>
          <w:b/>
          <w:bCs/>
          <w:sz w:val="22"/>
          <w:szCs w:val="22"/>
        </w:rPr>
        <w:t>Fig 5. Moving entropic emergence</w:t>
      </w:r>
      <w:r w:rsidR="002050CD" w:rsidRPr="002050CD">
        <w:rPr>
          <w:rFonts w:ascii="Garamond" w:hAnsi="Garamond"/>
          <w:b/>
          <w:bCs/>
          <w:sz w:val="22"/>
          <w:szCs w:val="22"/>
        </w:rPr>
        <w:t xml:space="preserve"> </w:t>
      </w:r>
      <w:r w:rsidR="002050CD">
        <w:rPr>
          <w:rFonts w:ascii="Garamond" w:hAnsi="Garamond"/>
          <w:b/>
          <w:bCs/>
          <w:sz w:val="22"/>
          <w:szCs w:val="22"/>
        </w:rPr>
        <w:t>of a</w:t>
      </w:r>
      <w:r w:rsidR="002050CD" w:rsidRPr="00E156F9">
        <w:rPr>
          <w:rFonts w:ascii="Garamond" w:hAnsi="Garamond"/>
          <w:b/>
          <w:bCs/>
          <w:sz w:val="22"/>
          <w:szCs w:val="22"/>
        </w:rPr>
        <w:t>typical chimpanzee vowel-like voiced calls</w:t>
      </w:r>
      <w:r w:rsidR="002050CD">
        <w:rPr>
          <w:rFonts w:ascii="Garamond" w:hAnsi="Garamond"/>
          <w:b/>
          <w:bCs/>
          <w:sz w:val="22"/>
          <w:szCs w:val="22"/>
        </w:rPr>
        <w:t xml:space="preserve"> per session per individual. </w:t>
      </w:r>
      <w:r w:rsidR="002050CD">
        <w:rPr>
          <w:rFonts w:ascii="Garamond" w:hAnsi="Garamond"/>
          <w:sz w:val="22"/>
          <w:szCs w:val="22"/>
        </w:rPr>
        <w:t>Colours depict 5 to 10-step moving emergence.</w:t>
      </w:r>
      <w:r>
        <w:rPr>
          <w:rFonts w:ascii="Garamond" w:hAnsi="Garamond"/>
          <w:sz w:val="22"/>
          <w:szCs w:val="22"/>
        </w:rPr>
        <w:t xml:space="preserve"> </w:t>
      </w:r>
    </w:p>
    <w:p w14:paraId="244AEB08" w14:textId="77777777" w:rsidR="004C124C" w:rsidRDefault="004C124C">
      <w:pPr>
        <w:rPr>
          <w:rFonts w:ascii="Garamond" w:hAnsi="Garamond"/>
          <w:sz w:val="22"/>
          <w:szCs w:val="22"/>
        </w:rPr>
      </w:pPr>
      <w:r>
        <w:rPr>
          <w:rFonts w:ascii="Garamond" w:hAnsi="Garamond"/>
          <w:sz w:val="22"/>
          <w:szCs w:val="22"/>
        </w:rPr>
        <w:br w:type="page"/>
      </w:r>
    </w:p>
    <w:p w14:paraId="34172A66" w14:textId="2FCEDB92" w:rsidR="004111D0" w:rsidRPr="00D740A1" w:rsidRDefault="004111D0" w:rsidP="00D90BEB">
      <w:pPr>
        <w:jc w:val="both"/>
        <w:rPr>
          <w:rFonts w:ascii="Garamond" w:hAnsi="Garamond"/>
          <w:sz w:val="22"/>
          <w:szCs w:val="22"/>
        </w:rPr>
      </w:pPr>
      <w:r w:rsidRPr="004111D0">
        <w:rPr>
          <w:rFonts w:ascii="Garamond" w:hAnsi="Garamond"/>
          <w:b/>
          <w:sz w:val="22"/>
          <w:szCs w:val="22"/>
        </w:rPr>
        <w:lastRenderedPageBreak/>
        <w:t>Methods</w:t>
      </w:r>
    </w:p>
    <w:p w14:paraId="1E3E47C3" w14:textId="5FE11FC5" w:rsidR="004111D0" w:rsidRPr="004111D0" w:rsidRDefault="004111D0" w:rsidP="004111D0">
      <w:pPr>
        <w:jc w:val="both"/>
        <w:rPr>
          <w:rFonts w:ascii="Garamond" w:hAnsi="Garamond"/>
          <w:sz w:val="22"/>
          <w:szCs w:val="22"/>
        </w:rPr>
      </w:pPr>
      <w:r w:rsidRPr="004111D0">
        <w:rPr>
          <w:rFonts w:ascii="Garamond" w:hAnsi="Garamond"/>
          <w:b/>
          <w:sz w:val="22"/>
          <w:szCs w:val="22"/>
        </w:rPr>
        <w:t>Data collection</w:t>
      </w:r>
      <w:r w:rsidR="00833BC3">
        <w:rPr>
          <w:rFonts w:ascii="Garamond" w:hAnsi="Garamond"/>
          <w:b/>
          <w:sz w:val="22"/>
          <w:szCs w:val="22"/>
        </w:rPr>
        <w:t xml:space="preserve"> and subjects</w:t>
      </w:r>
      <w:r w:rsidRPr="004111D0">
        <w:rPr>
          <w:rFonts w:ascii="Garamond" w:hAnsi="Garamond"/>
          <w:b/>
          <w:sz w:val="22"/>
          <w:szCs w:val="22"/>
        </w:rPr>
        <w:t>.</w:t>
      </w:r>
      <w:r w:rsidRPr="004111D0">
        <w:rPr>
          <w:rFonts w:ascii="Garamond" w:hAnsi="Garamond"/>
          <w:sz w:val="22"/>
          <w:szCs w:val="22"/>
        </w:rPr>
        <w:t xml:space="preserve"> Audio recordings were collected at the Wolfgang Köhler Primate Research </w:t>
      </w:r>
      <w:proofErr w:type="spellStart"/>
      <w:r w:rsidRPr="004111D0">
        <w:rPr>
          <w:rFonts w:ascii="Garamond" w:hAnsi="Garamond"/>
          <w:sz w:val="22"/>
          <w:szCs w:val="22"/>
        </w:rPr>
        <w:t>Center</w:t>
      </w:r>
      <w:proofErr w:type="spellEnd"/>
      <w:r w:rsidRPr="004111D0">
        <w:rPr>
          <w:rFonts w:ascii="Garamond" w:hAnsi="Garamond"/>
          <w:sz w:val="22"/>
          <w:szCs w:val="22"/>
        </w:rPr>
        <w:t xml:space="preserve">, Leipzig Zoo, Germany, during the summer of 2017. We used the built-in microphones of a H4n Zoom Handy recorder (ZOOM Corporation, </w:t>
      </w:r>
      <w:r w:rsidRPr="004111D0">
        <w:rPr>
          <w:rFonts w:ascii="Garamond" w:hAnsi="Garamond" w:hint="eastAsia"/>
          <w:sz w:val="22"/>
          <w:szCs w:val="22"/>
        </w:rPr>
        <w:t>T</w:t>
      </w:r>
      <w:r w:rsidRPr="004111D0">
        <w:rPr>
          <w:rFonts w:ascii="Garamond" w:hAnsi="Garamond"/>
          <w:sz w:val="22"/>
          <w:szCs w:val="22"/>
        </w:rPr>
        <w:t xml:space="preserve">okyo, Japan) at ~0.5m away through enclosed mesh </w:t>
      </w:r>
      <w:r w:rsidR="003B2809">
        <w:rPr>
          <w:rFonts w:ascii="Garamond" w:hAnsi="Garamond"/>
          <w:sz w:val="22"/>
          <w:szCs w:val="22"/>
        </w:rPr>
        <w:t xml:space="preserve">that </w:t>
      </w:r>
      <w:proofErr w:type="gramStart"/>
      <w:r w:rsidR="003B2809">
        <w:rPr>
          <w:rFonts w:ascii="Garamond" w:hAnsi="Garamond"/>
          <w:sz w:val="22"/>
          <w:szCs w:val="22"/>
        </w:rPr>
        <w:t>separated</w:t>
      </w:r>
      <w:r w:rsidRPr="004111D0">
        <w:rPr>
          <w:rFonts w:ascii="Garamond" w:hAnsi="Garamond"/>
          <w:sz w:val="22"/>
          <w:szCs w:val="22"/>
        </w:rPr>
        <w:t xml:space="preserve"> the subjects and a familiar human experimenter at all times</w:t>
      </w:r>
      <w:proofErr w:type="gramEnd"/>
      <w:r w:rsidRPr="004111D0">
        <w:rPr>
          <w:rFonts w:ascii="Garamond" w:hAnsi="Garamond"/>
          <w:sz w:val="22"/>
          <w:szCs w:val="22"/>
        </w:rPr>
        <w:t>. During recordings, the human experimenter</w:t>
      </w:r>
      <w:r w:rsidR="007F4178">
        <w:rPr>
          <w:rFonts w:ascii="Garamond" w:hAnsi="Garamond"/>
          <w:sz w:val="22"/>
          <w:szCs w:val="22"/>
        </w:rPr>
        <w:t xml:space="preserve"> (JC)</w:t>
      </w:r>
      <w:r w:rsidRPr="004111D0">
        <w:rPr>
          <w:rFonts w:ascii="Garamond" w:hAnsi="Garamond"/>
          <w:sz w:val="22"/>
          <w:szCs w:val="22"/>
        </w:rPr>
        <w:t xml:space="preserve"> </w:t>
      </w:r>
      <w:r>
        <w:rPr>
          <w:rFonts w:ascii="Garamond" w:hAnsi="Garamond"/>
          <w:sz w:val="22"/>
          <w:szCs w:val="22"/>
        </w:rPr>
        <w:t xml:space="preserve">showed, momentarily </w:t>
      </w:r>
      <w:r w:rsidRPr="004111D0">
        <w:rPr>
          <w:rFonts w:ascii="Garamond" w:hAnsi="Garamond"/>
          <w:sz w:val="22"/>
          <w:szCs w:val="22"/>
        </w:rPr>
        <w:t>withh</w:t>
      </w:r>
      <w:r>
        <w:rPr>
          <w:rFonts w:ascii="Garamond" w:hAnsi="Garamond"/>
          <w:sz w:val="22"/>
          <w:szCs w:val="22"/>
        </w:rPr>
        <w:t>e</w:t>
      </w:r>
      <w:r w:rsidRPr="004111D0">
        <w:rPr>
          <w:rFonts w:ascii="Garamond" w:hAnsi="Garamond"/>
          <w:sz w:val="22"/>
          <w:szCs w:val="22"/>
        </w:rPr>
        <w:t>l</w:t>
      </w:r>
      <w:r>
        <w:rPr>
          <w:rFonts w:ascii="Garamond" w:hAnsi="Garamond"/>
          <w:sz w:val="22"/>
          <w:szCs w:val="22"/>
        </w:rPr>
        <w:t xml:space="preserve">d, and provided familiar </w:t>
      </w:r>
      <w:r w:rsidRPr="004111D0">
        <w:rPr>
          <w:rFonts w:ascii="Garamond" w:hAnsi="Garamond"/>
          <w:sz w:val="22"/>
          <w:szCs w:val="22"/>
        </w:rPr>
        <w:t xml:space="preserve">food items to elicit vocalizations as food-requests </w:t>
      </w:r>
      <w:r>
        <w:rPr>
          <w:rFonts w:ascii="Garamond" w:hAnsi="Garamond"/>
          <w:sz w:val="22"/>
          <w:szCs w:val="22"/>
        </w:rPr>
        <w:t>from</w:t>
      </w:r>
      <w:r w:rsidRPr="004111D0">
        <w:rPr>
          <w:rFonts w:ascii="Garamond" w:hAnsi="Garamond"/>
          <w:sz w:val="22"/>
          <w:szCs w:val="22"/>
        </w:rPr>
        <w:t xml:space="preserve"> the subject</w:t>
      </w:r>
      <w:r>
        <w:rPr>
          <w:rFonts w:ascii="Garamond" w:hAnsi="Garamond"/>
          <w:sz w:val="22"/>
          <w:szCs w:val="22"/>
        </w:rPr>
        <w:t>s</w:t>
      </w:r>
      <w:r w:rsidRPr="004111D0">
        <w:rPr>
          <w:rFonts w:ascii="Garamond" w:hAnsi="Garamond"/>
          <w:sz w:val="22"/>
          <w:szCs w:val="22"/>
        </w:rPr>
        <w:t xml:space="preserve">. Experimental conditions were </w:t>
      </w:r>
      <w:proofErr w:type="gramStart"/>
      <w:r w:rsidRPr="004111D0">
        <w:rPr>
          <w:rFonts w:ascii="Garamond" w:hAnsi="Garamond"/>
          <w:sz w:val="22"/>
          <w:szCs w:val="22"/>
        </w:rPr>
        <w:t>kept constant at all times</w:t>
      </w:r>
      <w:proofErr w:type="gramEnd"/>
      <w:r w:rsidRPr="004111D0">
        <w:rPr>
          <w:rFonts w:ascii="Garamond" w:hAnsi="Garamond"/>
          <w:sz w:val="22"/>
          <w:szCs w:val="22"/>
        </w:rPr>
        <w:t xml:space="preserve"> during the sessions (e.g.</w:t>
      </w:r>
      <w:r w:rsidR="007F4178">
        <w:rPr>
          <w:rFonts w:ascii="Garamond" w:hAnsi="Garamond"/>
          <w:sz w:val="22"/>
          <w:szCs w:val="22"/>
        </w:rPr>
        <w:t>,</w:t>
      </w:r>
      <w:r w:rsidRPr="004111D0">
        <w:rPr>
          <w:rFonts w:ascii="Garamond" w:hAnsi="Garamond"/>
          <w:sz w:val="22"/>
          <w:szCs w:val="22"/>
        </w:rPr>
        <w:t xml:space="preserve"> there were no changes in food type rewards</w:t>
      </w:r>
      <w:r w:rsidR="007F4178">
        <w:rPr>
          <w:rFonts w:ascii="Garamond" w:hAnsi="Garamond"/>
          <w:sz w:val="22"/>
          <w:szCs w:val="22"/>
        </w:rPr>
        <w:t xml:space="preserve">, </w:t>
      </w:r>
      <w:r w:rsidRPr="004111D0">
        <w:rPr>
          <w:rFonts w:ascii="Garamond" w:hAnsi="Garamond"/>
          <w:sz w:val="22"/>
          <w:szCs w:val="22"/>
        </w:rPr>
        <w:t>position of human experimenter</w:t>
      </w:r>
      <w:r w:rsidR="007F4178">
        <w:rPr>
          <w:rFonts w:ascii="Garamond" w:hAnsi="Garamond"/>
          <w:sz w:val="22"/>
          <w:szCs w:val="22"/>
        </w:rPr>
        <w:t xml:space="preserve"> relative to the subject or along the enclosure space</w:t>
      </w:r>
      <w:r w:rsidRPr="004111D0">
        <w:rPr>
          <w:rFonts w:ascii="Garamond" w:hAnsi="Garamond"/>
          <w:sz w:val="22"/>
          <w:szCs w:val="22"/>
        </w:rPr>
        <w:t>).</w:t>
      </w:r>
      <w:r w:rsidR="00833BC3">
        <w:rPr>
          <w:rFonts w:ascii="Garamond" w:hAnsi="Garamond"/>
          <w:sz w:val="22"/>
          <w:szCs w:val="22"/>
        </w:rPr>
        <w:t xml:space="preserve"> </w:t>
      </w:r>
      <w:r w:rsidRPr="004111D0">
        <w:rPr>
          <w:rFonts w:ascii="Garamond" w:hAnsi="Garamond"/>
          <w:sz w:val="22"/>
          <w:szCs w:val="22"/>
        </w:rPr>
        <w:t xml:space="preserve">We recorded </w:t>
      </w:r>
      <w:r w:rsidR="00833BC3">
        <w:rPr>
          <w:rFonts w:ascii="Garamond" w:hAnsi="Garamond"/>
          <w:sz w:val="22"/>
          <w:szCs w:val="22"/>
        </w:rPr>
        <w:t xml:space="preserve">these human-directed vocalizations from </w:t>
      </w:r>
      <w:r w:rsidRPr="004111D0">
        <w:rPr>
          <w:rFonts w:ascii="Garamond" w:hAnsi="Garamond"/>
          <w:sz w:val="22"/>
          <w:szCs w:val="22"/>
        </w:rPr>
        <w:t>two unrelated chimpanzee individuals living in separate groups</w:t>
      </w:r>
      <w:r w:rsidR="00833BC3">
        <w:rPr>
          <w:rFonts w:ascii="Garamond" w:hAnsi="Garamond"/>
          <w:sz w:val="22"/>
          <w:szCs w:val="22"/>
        </w:rPr>
        <w:t xml:space="preserve"> at the zoo</w:t>
      </w:r>
      <w:r w:rsidRPr="004111D0">
        <w:rPr>
          <w:rFonts w:ascii="Garamond" w:hAnsi="Garamond"/>
          <w:sz w:val="22"/>
          <w:szCs w:val="22"/>
        </w:rPr>
        <w:t xml:space="preserve">, Riet (Studbook ID: 11709; female born in 1977) and Alex (13116; male born in 2001). Two recording sessions were collected from each individual while </w:t>
      </w:r>
      <w:r w:rsidR="001D67BF">
        <w:rPr>
          <w:rFonts w:ascii="Garamond" w:hAnsi="Garamond"/>
          <w:sz w:val="22"/>
          <w:szCs w:val="22"/>
        </w:rPr>
        <w:t xml:space="preserve">they were </w:t>
      </w:r>
      <w:r w:rsidRPr="004111D0">
        <w:rPr>
          <w:rFonts w:ascii="Garamond" w:hAnsi="Garamond"/>
          <w:sz w:val="22"/>
          <w:szCs w:val="22"/>
        </w:rPr>
        <w:t xml:space="preserve">alone in their indoor quarters. Even though the two subjects live in separate groups, they </w:t>
      </w:r>
      <w:r w:rsidR="001D67BF">
        <w:rPr>
          <w:rFonts w:ascii="Garamond" w:hAnsi="Garamond"/>
          <w:sz w:val="22"/>
          <w:szCs w:val="22"/>
        </w:rPr>
        <w:t>have been</w:t>
      </w:r>
      <w:r w:rsidRPr="004111D0">
        <w:rPr>
          <w:rFonts w:ascii="Garamond" w:hAnsi="Garamond"/>
          <w:sz w:val="22"/>
          <w:szCs w:val="22"/>
        </w:rPr>
        <w:t xml:space="preserve"> within mutual earshot </w:t>
      </w:r>
      <w:proofErr w:type="gramStart"/>
      <w:r w:rsidRPr="004111D0">
        <w:rPr>
          <w:rFonts w:ascii="Garamond" w:hAnsi="Garamond"/>
          <w:sz w:val="22"/>
          <w:szCs w:val="22"/>
        </w:rPr>
        <w:t>on a daily basis</w:t>
      </w:r>
      <w:proofErr w:type="gramEnd"/>
      <w:r w:rsidRPr="004111D0">
        <w:rPr>
          <w:rFonts w:ascii="Garamond" w:hAnsi="Garamond"/>
          <w:sz w:val="22"/>
          <w:szCs w:val="22"/>
        </w:rPr>
        <w:t xml:space="preserve"> and have lived at this facility for more than 15 years. </w:t>
      </w:r>
    </w:p>
    <w:p w14:paraId="5653D330" w14:textId="77777777" w:rsidR="004111D0" w:rsidRPr="004111D0" w:rsidRDefault="004111D0" w:rsidP="004111D0">
      <w:pPr>
        <w:jc w:val="both"/>
        <w:rPr>
          <w:rFonts w:ascii="Garamond" w:hAnsi="Garamond"/>
          <w:sz w:val="22"/>
          <w:szCs w:val="22"/>
        </w:rPr>
      </w:pPr>
    </w:p>
    <w:p w14:paraId="68D9BFFC" w14:textId="09745BFD" w:rsidR="004111D0" w:rsidRDefault="004111D0" w:rsidP="004111D0">
      <w:pPr>
        <w:jc w:val="both"/>
        <w:rPr>
          <w:rFonts w:ascii="Garamond" w:hAnsi="Garamond"/>
          <w:sz w:val="22"/>
          <w:szCs w:val="22"/>
        </w:rPr>
      </w:pPr>
      <w:r w:rsidRPr="004111D0">
        <w:rPr>
          <w:rFonts w:ascii="Garamond" w:hAnsi="Garamond"/>
          <w:b/>
          <w:sz w:val="22"/>
          <w:szCs w:val="22"/>
        </w:rPr>
        <w:t xml:space="preserve">Data </w:t>
      </w:r>
      <w:r w:rsidR="00B411E6">
        <w:rPr>
          <w:rFonts w:ascii="Garamond" w:hAnsi="Garamond"/>
          <w:b/>
          <w:sz w:val="22"/>
          <w:szCs w:val="22"/>
        </w:rPr>
        <w:t>measures</w:t>
      </w:r>
      <w:r w:rsidRPr="004111D0">
        <w:rPr>
          <w:rFonts w:ascii="Garamond" w:hAnsi="Garamond"/>
          <w:b/>
          <w:sz w:val="22"/>
          <w:szCs w:val="22"/>
        </w:rPr>
        <w:t>.</w:t>
      </w:r>
      <w:r w:rsidRPr="004111D0">
        <w:rPr>
          <w:rFonts w:ascii="Garamond" w:hAnsi="Garamond"/>
          <w:sz w:val="22"/>
          <w:szCs w:val="22"/>
        </w:rPr>
        <w:t xml:space="preserve"> Recordings were trans</w:t>
      </w:r>
      <w:r w:rsidRPr="004111D0">
        <w:rPr>
          <w:rFonts w:ascii="Garamond" w:hAnsi="Garamond" w:hint="eastAsia"/>
          <w:sz w:val="22"/>
          <w:szCs w:val="22"/>
        </w:rPr>
        <w:t>f</w:t>
      </w:r>
      <w:r w:rsidRPr="004111D0">
        <w:rPr>
          <w:rFonts w:ascii="Garamond" w:hAnsi="Garamond"/>
          <w:sz w:val="22"/>
          <w:szCs w:val="22"/>
        </w:rPr>
        <w:t>erred to a computer with a sampling rate o</w:t>
      </w:r>
      <w:r w:rsidRPr="004111D0">
        <w:rPr>
          <w:rFonts w:ascii="Garamond" w:hAnsi="Garamond" w:hint="eastAsia"/>
          <w:sz w:val="22"/>
          <w:szCs w:val="22"/>
        </w:rPr>
        <w:t>f</w:t>
      </w:r>
      <w:r w:rsidRPr="004111D0">
        <w:rPr>
          <w:rFonts w:ascii="Garamond" w:hAnsi="Garamond"/>
          <w:sz w:val="22"/>
          <w:szCs w:val="22"/>
        </w:rPr>
        <w:t xml:space="preserve"> 44.1 kHz. For acoustic comparison, we used Raven interactive sound analysis so</w:t>
      </w:r>
      <w:r w:rsidRPr="004111D0">
        <w:rPr>
          <w:rFonts w:ascii="Garamond" w:hAnsi="Garamond" w:hint="eastAsia"/>
          <w:sz w:val="22"/>
          <w:szCs w:val="22"/>
        </w:rPr>
        <w:t>f</w:t>
      </w:r>
      <w:r w:rsidRPr="004111D0">
        <w:rPr>
          <w:rFonts w:ascii="Garamond" w:hAnsi="Garamond"/>
          <w:sz w:val="22"/>
          <w:szCs w:val="22"/>
        </w:rPr>
        <w:t>tware (version 1.5, Cornell Lab o</w:t>
      </w:r>
      <w:r w:rsidRPr="004111D0">
        <w:rPr>
          <w:rFonts w:ascii="Garamond" w:hAnsi="Garamond" w:hint="eastAsia"/>
          <w:sz w:val="22"/>
          <w:szCs w:val="22"/>
        </w:rPr>
        <w:t>f</w:t>
      </w:r>
      <w:r w:rsidRPr="004111D0">
        <w:rPr>
          <w:rFonts w:ascii="Garamond" w:hAnsi="Garamond"/>
          <w:sz w:val="22"/>
          <w:szCs w:val="22"/>
        </w:rPr>
        <w:t xml:space="preserve"> Ornithology, Ithaca, New York; window type: Hann; 3-dB </w:t>
      </w:r>
      <w:r w:rsidRPr="004111D0">
        <w:rPr>
          <w:rFonts w:ascii="Garamond" w:hAnsi="Garamond" w:hint="eastAsia"/>
          <w:sz w:val="22"/>
          <w:szCs w:val="22"/>
        </w:rPr>
        <w:t>f</w:t>
      </w:r>
      <w:r w:rsidRPr="004111D0">
        <w:rPr>
          <w:rFonts w:ascii="Garamond" w:hAnsi="Garamond"/>
          <w:sz w:val="22"/>
          <w:szCs w:val="22"/>
        </w:rPr>
        <w:t xml:space="preserve">ilter bandwidth: 124 Hz; grid frequency resolution: 2.69 Hz; grid time resolution: 256 samples) to manually extract </w:t>
      </w:r>
      <w:r w:rsidR="00B411E6">
        <w:rPr>
          <w:rFonts w:ascii="Garamond" w:hAnsi="Garamond"/>
          <w:sz w:val="22"/>
          <w:szCs w:val="22"/>
        </w:rPr>
        <w:t>four</w:t>
      </w:r>
      <w:r w:rsidRPr="004111D0">
        <w:rPr>
          <w:rFonts w:ascii="Garamond" w:hAnsi="Garamond"/>
          <w:sz w:val="22"/>
          <w:szCs w:val="22"/>
        </w:rPr>
        <w:t xml:space="preserve"> acoustic parameters from the subjects’ vocalizations: </w:t>
      </w:r>
      <w:r w:rsidR="00B411E6">
        <w:rPr>
          <w:rFonts w:ascii="Garamond" w:hAnsi="Garamond"/>
          <w:sz w:val="22"/>
          <w:szCs w:val="22"/>
        </w:rPr>
        <w:t>max</w:t>
      </w:r>
      <w:r w:rsidRPr="004111D0">
        <w:rPr>
          <w:rFonts w:ascii="Garamond" w:hAnsi="Garamond"/>
          <w:sz w:val="22"/>
          <w:szCs w:val="22"/>
        </w:rPr>
        <w:t xml:space="preserve"> frequency (Hz; i.e. that of highest dB/loudest</w:t>
      </w:r>
      <w:r w:rsidR="00497775">
        <w:rPr>
          <w:rFonts w:ascii="Garamond" w:hAnsi="Garamond"/>
          <w:sz w:val="22"/>
          <w:szCs w:val="22"/>
        </w:rPr>
        <w:t>; a close proxy of pitch</w:t>
      </w:r>
      <w:r w:rsidR="00497775">
        <w:rPr>
          <w:rFonts w:ascii="Garamond" w:hAnsi="Garamond"/>
          <w:sz w:val="22"/>
          <w:szCs w:val="22"/>
        </w:rPr>
        <w:fldChar w:fldCharType="begin"/>
      </w:r>
      <w:r w:rsidR="00802717">
        <w:rPr>
          <w:rFonts w:ascii="Garamond" w:hAnsi="Garamond"/>
          <w:sz w:val="22"/>
          <w:szCs w:val="22"/>
        </w:rPr>
        <w:instrText xml:space="preserve"> ADDIN ZOTERO_ITEM CSL_CITATION {"citationID":"iWWkGaVF","properties":{"formattedCitation":"\\super 5\\nosupersub{}","plainCitation":"5","noteIndex":0},"citationItems":[{"id":48,"uris":["http://zotero.org/users/5804987/items/KNJPHHT7"],"itemData":{"id":48,"type":"article-journal","abstract":"One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W"},{"family":"Wich","given":"S"}],"issued":{"date-parts":[["2013"]]}}}],"schema":"https://github.com/citation-style-language/schema/raw/master/csl-citation.json"} </w:instrText>
      </w:r>
      <w:r w:rsidR="00497775">
        <w:rPr>
          <w:rFonts w:ascii="Garamond" w:hAnsi="Garamond"/>
          <w:sz w:val="22"/>
          <w:szCs w:val="22"/>
        </w:rPr>
        <w:fldChar w:fldCharType="separate"/>
      </w:r>
      <w:r w:rsidR="002F183E" w:rsidRPr="002F183E">
        <w:rPr>
          <w:rFonts w:ascii="Garamond" w:hAnsi="Garamond" w:cs="Times New Roman"/>
          <w:sz w:val="22"/>
          <w:vertAlign w:val="superscript"/>
        </w:rPr>
        <w:t>5</w:t>
      </w:r>
      <w:r w:rsidR="00497775">
        <w:rPr>
          <w:rFonts w:ascii="Garamond" w:hAnsi="Garamond"/>
          <w:sz w:val="22"/>
          <w:szCs w:val="22"/>
        </w:rPr>
        <w:fldChar w:fldCharType="end"/>
      </w:r>
      <w:r w:rsidRPr="004111D0">
        <w:rPr>
          <w:rFonts w:ascii="Garamond" w:hAnsi="Garamond"/>
          <w:sz w:val="22"/>
          <w:szCs w:val="22"/>
        </w:rPr>
        <w:t>)</w:t>
      </w:r>
      <w:r w:rsidR="00B411E6">
        <w:rPr>
          <w:rFonts w:ascii="Garamond" w:hAnsi="Garamond"/>
          <w:sz w:val="22"/>
          <w:szCs w:val="22"/>
        </w:rPr>
        <w:t xml:space="preserve">, </w:t>
      </w:r>
      <w:r w:rsidR="0032658D" w:rsidRPr="004111D0">
        <w:rPr>
          <w:rFonts w:ascii="Garamond" w:hAnsi="Garamond"/>
          <w:sz w:val="22"/>
          <w:szCs w:val="22"/>
        </w:rPr>
        <w:t>duration (seconds)</w:t>
      </w:r>
      <w:r w:rsidR="00B411E6">
        <w:rPr>
          <w:rFonts w:ascii="Garamond" w:hAnsi="Garamond"/>
          <w:sz w:val="22"/>
          <w:szCs w:val="22"/>
        </w:rPr>
        <w:t>, average entropy (XX) and average pitch contour slope (XX)</w:t>
      </w:r>
      <w:r w:rsidR="0032658D">
        <w:rPr>
          <w:rFonts w:ascii="Garamond" w:hAnsi="Garamond"/>
          <w:sz w:val="22"/>
          <w:szCs w:val="22"/>
        </w:rPr>
        <w:t xml:space="preserve">. </w:t>
      </w:r>
      <w:r w:rsidR="00B411E6">
        <w:rPr>
          <w:rFonts w:ascii="Garamond" w:hAnsi="Garamond"/>
          <w:sz w:val="22"/>
          <w:szCs w:val="22"/>
        </w:rPr>
        <w:t>P</w:t>
      </w:r>
      <w:r w:rsidRPr="004111D0">
        <w:rPr>
          <w:rFonts w:ascii="Garamond" w:hAnsi="Garamond"/>
          <w:sz w:val="22"/>
          <w:szCs w:val="22"/>
        </w:rPr>
        <w:t xml:space="preserve">arameters were </w:t>
      </w:r>
      <w:r w:rsidR="00B411E6">
        <w:rPr>
          <w:rFonts w:ascii="Garamond" w:hAnsi="Garamond"/>
          <w:sz w:val="22"/>
          <w:szCs w:val="22"/>
        </w:rPr>
        <w:t>extracted</w:t>
      </w:r>
      <w:r w:rsidRPr="004111D0">
        <w:rPr>
          <w:rFonts w:ascii="Garamond" w:hAnsi="Garamond"/>
          <w:sz w:val="22"/>
          <w:szCs w:val="22"/>
        </w:rPr>
        <w:t xml:space="preserve"> by </w:t>
      </w:r>
      <w:r w:rsidR="00B021C7">
        <w:rPr>
          <w:rFonts w:ascii="Garamond" w:hAnsi="Garamond"/>
          <w:sz w:val="22"/>
          <w:szCs w:val="22"/>
        </w:rPr>
        <w:t xml:space="preserve">manually </w:t>
      </w:r>
      <w:r w:rsidRPr="004111D0">
        <w:rPr>
          <w:rFonts w:ascii="Garamond" w:hAnsi="Garamond"/>
          <w:sz w:val="22"/>
          <w:szCs w:val="22"/>
        </w:rPr>
        <w:t>drawing a selection box in the spectrogram view encompass</w:t>
      </w:r>
      <w:r w:rsidR="00EC2D7C">
        <w:rPr>
          <w:rFonts w:ascii="Garamond" w:hAnsi="Garamond"/>
          <w:sz w:val="22"/>
          <w:szCs w:val="22"/>
        </w:rPr>
        <w:t>ing</w:t>
      </w:r>
      <w:r w:rsidRPr="004111D0">
        <w:rPr>
          <w:rFonts w:ascii="Garamond" w:hAnsi="Garamond"/>
          <w:sz w:val="22"/>
          <w:szCs w:val="22"/>
        </w:rPr>
        <w:t xml:space="preserve"> the length</w:t>
      </w:r>
      <w:r w:rsidR="00EC2D7C">
        <w:rPr>
          <w:rFonts w:ascii="Garamond" w:hAnsi="Garamond"/>
          <w:sz w:val="22"/>
          <w:szCs w:val="22"/>
        </w:rPr>
        <w:t>/range</w:t>
      </w:r>
      <w:r w:rsidRPr="004111D0">
        <w:rPr>
          <w:rFonts w:ascii="Garamond" w:hAnsi="Garamond"/>
          <w:sz w:val="22"/>
          <w:szCs w:val="22"/>
        </w:rPr>
        <w:t xml:space="preserve"> of each vocalization along the time</w:t>
      </w:r>
      <w:r w:rsidR="00EC2D7C">
        <w:rPr>
          <w:rFonts w:ascii="Garamond" w:hAnsi="Garamond"/>
          <w:sz w:val="22"/>
          <w:szCs w:val="22"/>
        </w:rPr>
        <w:t>/</w:t>
      </w:r>
      <w:r w:rsidRPr="004111D0">
        <w:rPr>
          <w:rFonts w:ascii="Garamond" w:hAnsi="Garamond"/>
          <w:sz w:val="22"/>
          <w:szCs w:val="22"/>
        </w:rPr>
        <w:t xml:space="preserve">spectral axes. </w:t>
      </w:r>
    </w:p>
    <w:p w14:paraId="18DD1307" w14:textId="77777777" w:rsidR="00B411E6" w:rsidRDefault="00B411E6" w:rsidP="004111D0">
      <w:pPr>
        <w:jc w:val="both"/>
        <w:rPr>
          <w:rFonts w:ascii="Garamond" w:hAnsi="Garamond"/>
          <w:sz w:val="22"/>
          <w:szCs w:val="22"/>
        </w:rPr>
      </w:pPr>
    </w:p>
    <w:p w14:paraId="2D46D36E" w14:textId="3765392A" w:rsidR="00705B78" w:rsidRDefault="00B411E6" w:rsidP="004D492C">
      <w:pPr>
        <w:jc w:val="both"/>
        <w:rPr>
          <w:rFonts w:ascii="Garamond" w:hAnsi="Garamond"/>
          <w:sz w:val="22"/>
          <w:szCs w:val="22"/>
        </w:rPr>
      </w:pPr>
      <w:r w:rsidRPr="00B411E6">
        <w:rPr>
          <w:rFonts w:ascii="Garamond" w:hAnsi="Garamond"/>
          <w:b/>
          <w:bCs/>
          <w:sz w:val="22"/>
          <w:szCs w:val="22"/>
        </w:rPr>
        <w:t xml:space="preserve">Data rendering and analyses. </w:t>
      </w:r>
      <w:r w:rsidR="00705B78" w:rsidRPr="00705B78">
        <w:rPr>
          <w:rFonts w:ascii="Garamond" w:hAnsi="Garamond"/>
          <w:sz w:val="22"/>
          <w:szCs w:val="22"/>
        </w:rPr>
        <w:t>Directional (Fig. 1), distance (Fig. 2), absolute (Fig. 3) and percentual change graphs (Fig. 4) were built from tailor made scripts (available in https://github.com/bcaneco/orangutan_calls_plots) using R v4.2.1</w:t>
      </w:r>
      <w:r w:rsidR="00705B78">
        <w:rPr>
          <w:rFonts w:ascii="Garamond" w:hAnsi="Garamond"/>
          <w:sz w:val="22"/>
          <w:szCs w:val="22"/>
        </w:rPr>
        <w:fldChar w:fldCharType="begin"/>
      </w:r>
      <w:r w:rsidR="0034272E">
        <w:rPr>
          <w:rFonts w:ascii="Garamond" w:hAnsi="Garamond"/>
          <w:sz w:val="22"/>
          <w:szCs w:val="22"/>
        </w:rPr>
        <w:instrText xml:space="preserve"> ADDIN ZOTERO_ITEM CSL_CITATION {"citationID":"a3bcu2g67g","properties":{"formattedCitation":"\\super 82\\nosupersub{}","plainCitation":"82","noteIndex":0},"citationItems":[{"id":4398,"uris":["http://zotero.org/users/5804987/items/4ZXQNN2V"],"itemData":{"id":4398,"type":"book","event-place":"Vienna,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sidR="00705B78">
        <w:rPr>
          <w:rFonts w:ascii="Garamond" w:hAnsi="Garamond"/>
          <w:sz w:val="22"/>
          <w:szCs w:val="22"/>
        </w:rPr>
        <w:fldChar w:fldCharType="separate"/>
      </w:r>
      <w:r w:rsidR="0034272E" w:rsidRPr="0034272E">
        <w:rPr>
          <w:rFonts w:ascii="Garamond" w:hAnsi="Garamond" w:cs="Times New Roman"/>
          <w:sz w:val="22"/>
          <w:vertAlign w:val="superscript"/>
        </w:rPr>
        <w:t>82</w:t>
      </w:r>
      <w:r w:rsidR="00705B78">
        <w:rPr>
          <w:rFonts w:ascii="Garamond" w:hAnsi="Garamond"/>
          <w:sz w:val="22"/>
          <w:szCs w:val="22"/>
        </w:rPr>
        <w:fldChar w:fldCharType="end"/>
      </w:r>
      <w:r w:rsidR="00705B78" w:rsidRPr="00705B78">
        <w:rPr>
          <w:rFonts w:ascii="Garamond" w:hAnsi="Garamond"/>
          <w:sz w:val="22"/>
          <w:szCs w:val="22"/>
        </w:rPr>
        <w:t xml:space="preserve"> and the following R packages: </w:t>
      </w:r>
      <w:proofErr w:type="spellStart"/>
      <w:r w:rsidR="00705B78" w:rsidRPr="00705B78">
        <w:rPr>
          <w:rFonts w:ascii="Garamond" w:hAnsi="Garamond"/>
          <w:sz w:val="22"/>
          <w:szCs w:val="22"/>
        </w:rPr>
        <w:t>colortools</w:t>
      </w:r>
      <w:proofErr w:type="spellEnd"/>
      <w:r w:rsidR="00705B78" w:rsidRPr="00705B78">
        <w:rPr>
          <w:rFonts w:ascii="Garamond" w:hAnsi="Garamond"/>
          <w:sz w:val="22"/>
          <w:szCs w:val="22"/>
        </w:rPr>
        <w:t xml:space="preserve"> v0.1.5</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{"citationID":"a1d761nn6e2","properties":{"formattedCitation":"\\super 83\\nosupersub{}","plainCitation":"83","noteIndex":0},"citationItems":[{"id":4399,"uris":["http://zotero.org/users/5804987/items/V6BN7NQ6"],"itemData":{"id":4399,"type":"book","title":"colortools: Tools for colors in a Hue-Saturation-Value (HSV) color model","URL":"https://CRAN.R-project.org/package=colortools","author":[{"family":"Sanchez","given":"Gaston"}],"issued":{"date-parts":[["2013"]]}}}],"schema":"https://github.com/citation-style-language/schema/raw/master/csl-citation.json"}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83</w:t>
      </w:r>
      <w:r w:rsidR="00A9044E">
        <w:rPr>
          <w:rFonts w:ascii="Garamond" w:hAnsi="Garamond"/>
          <w:sz w:val="22"/>
          <w:szCs w:val="22"/>
        </w:rPr>
        <w:fldChar w:fldCharType="end"/>
      </w:r>
      <w:r w:rsidR="00705B78" w:rsidRPr="00705B78">
        <w:rPr>
          <w:rFonts w:ascii="Garamond" w:hAnsi="Garamond"/>
          <w:sz w:val="22"/>
          <w:szCs w:val="22"/>
        </w:rPr>
        <w:t>, glue v1.6.2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{"citationID":"aavkc7s9pd","properties":{"formattedCitation":"\\super 84\\nosupersub{}","plainCitation":"84","noteIndex":0},"citationItems":[{"id":4401,"uris":["http://zotero.org/users/5804987/items/UEIQD34P"],"itemData":{"id":4401,"type":"book","title":"glue: Interpreted String Literals","URL":"https://CRAN.R-project.org/package=glue","author":[{"family":"Hester","given":"Jim"},{"family":"Bryan","given":"Jennifer"}],"issued":{"date-parts":[["2022"]]}}}],"schema":"https://github.com/citation-style-language/schema/raw/master/csl-citation.json"}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84</w:t>
      </w:r>
      <w:r w:rsidR="00A9044E">
        <w:rPr>
          <w:rFonts w:ascii="Garamond" w:hAnsi="Garamond"/>
          <w:sz w:val="22"/>
          <w:szCs w:val="22"/>
        </w:rPr>
        <w:fldChar w:fldCharType="end"/>
      </w:r>
      <w:r w:rsidR="00705B78" w:rsidRPr="00705B78">
        <w:rPr>
          <w:rFonts w:ascii="Garamond" w:hAnsi="Garamond"/>
          <w:sz w:val="22"/>
          <w:szCs w:val="22"/>
        </w:rPr>
        <w:t>, grid v4.2.1</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{"citationID":"0wiGeuUk","properties":{"formattedCitation":"\\super 82\\nosupersub{}","plainCitation":"82","noteIndex":0},"citationItems":[{"id":4398,"uris":["http://zotero.org/users/5804987/items/4ZXQNN2V"],"itemData":{"id":4398,"type":"book","event-place":"Vienna,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82</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hexbin</w:t>
      </w:r>
      <w:proofErr w:type="spellEnd"/>
      <w:r w:rsidR="00705B78" w:rsidRPr="00705B78">
        <w:rPr>
          <w:rFonts w:ascii="Garamond" w:hAnsi="Garamond"/>
          <w:sz w:val="22"/>
          <w:szCs w:val="22"/>
        </w:rPr>
        <w:t xml:space="preserve"> v1.28.2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{"citationID":"a1u2vgg0pkl","properties":{"formattedCitation":"\\super 85\\nosupersub{}","plainCitation":"85","noteIndex":0},"citationItems":[{"id":4404,"uris":["http://zotero.org/users/5804987/items/65AE4ZWH"],"itemData":{"id":4404,"type":"book","title":"hexbin: Hexagonal Binning Routines","URL":"https://CRAN.R-project.org/package=hexbin","author":[{"family":"Carr","given":"Dan"},{"family":"Lewin-Koh","given":"ported by Nicholas"},{"family":"Maechler","given":"Martin"},{"family":"Sarkar","given":"contains copies of lattice functions written by Deepayan"}],"issued":{"date-parts":[["2021"]]}}}],"schema":"https://github.com/citation-style-language/schema/raw/master/csl-citation.json"}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85</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MetBrewer</w:t>
      </w:r>
      <w:proofErr w:type="spellEnd"/>
      <w:r w:rsidR="00705B78" w:rsidRPr="00705B78">
        <w:rPr>
          <w:rFonts w:ascii="Garamond" w:hAnsi="Garamond"/>
          <w:sz w:val="22"/>
          <w:szCs w:val="22"/>
        </w:rPr>
        <w:t xml:space="preserve"> v0.2.0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{"citationID":"a2ceklt7kn9","properties":{"formattedCitation":"\\super 86\\nosupersub{}","plainCitation":"86","noteIndex":0},"citationItems":[{"id":4406,"uris":["http://zotero.org/users/5804987/items/BYBFRKSK"],"itemData":{"id":4406,"type":"book","title":"MetBrewer: Color Palettes Inspired by Works at the Metropolitan Museum of Art","URL":"https://CRAN.R-project.org/package=MetBrewer","author":[{"family":"Mills","given":"Blake Robert"}],"issued":{"date-parts":[["2022"]]}}}],"schema":"https://github.com/citation-style-language/schema/raw/master/csl-citation.json"}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86</w:t>
      </w:r>
      <w:r w:rsidR="00A9044E">
        <w:rPr>
          <w:rFonts w:ascii="Garamond" w:hAnsi="Garamond"/>
          <w:sz w:val="22"/>
          <w:szCs w:val="22"/>
        </w:rPr>
        <w:fldChar w:fldCharType="end"/>
      </w:r>
      <w:r w:rsidR="00705B78" w:rsidRPr="00705B78">
        <w:rPr>
          <w:rFonts w:ascii="Garamond" w:hAnsi="Garamond"/>
          <w:sz w:val="22"/>
          <w:szCs w:val="22"/>
        </w:rPr>
        <w:t>, patchwork v1.1.2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{"citationID":"a1frhq93oq1","properties":{"formattedCitation":"\\super 87\\nosupersub{}","plainCitation":"87","noteIndex":0},"citationItems":[{"id":4408,"uris":["http://zotero.org/users/5804987/items/SWM8YPDS"],"itemData":{"id":4408,"type":"book","title":"patchwork: The Composer of Plots","URL":"https://CRAN.R-project.org/package=patchwork","author":[{"family":"Pedersen","given":"Thomas Lin"}],"issued":{"date-parts":[["2022"]]}}}],"schema":"https://github.com/citation-style-language/schema/raw/master/csl-citation.json"}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87</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rcartocolor</w:t>
      </w:r>
      <w:proofErr w:type="spellEnd"/>
      <w:r w:rsidR="00705B78" w:rsidRPr="00705B78">
        <w:rPr>
          <w:rFonts w:ascii="Garamond" w:hAnsi="Garamond"/>
          <w:sz w:val="22"/>
          <w:szCs w:val="22"/>
        </w:rPr>
        <w:t xml:space="preserve"> v2.0.0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{"citationID":"ag318moafi","properties":{"formattedCitation":"\\super 88\\nosupersub{}","plainCitation":"88","noteIndex":0},"citationItems":[{"id":4410,"uris":["http://zotero.org/users/5804987/items/XNU4AZW8"],"itemData":{"id":4410,"type":"book","title":"`CARTOColors' Palettes","URL":"https://nowosad.github.io/rcartocolor","author":[{"family":"Nowosad","given":"Jakub"}],"issued":{"date-parts":[["2018"]]}}}],"schema":"https://github.com/citation-style-language/schema/raw/master/csl-citation.json"}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88</w:t>
      </w:r>
      <w:r w:rsidR="00A9044E">
        <w:rPr>
          <w:rFonts w:ascii="Garamond" w:hAnsi="Garamond"/>
          <w:sz w:val="22"/>
          <w:szCs w:val="22"/>
        </w:rPr>
        <w:fldChar w:fldCharType="end"/>
      </w:r>
      <w:r w:rsidR="00705B78" w:rsidRPr="00705B78">
        <w:rPr>
          <w:rFonts w:ascii="Garamond" w:hAnsi="Garamond"/>
          <w:sz w:val="22"/>
          <w:szCs w:val="22"/>
        </w:rPr>
        <w:t>, scales v1.2.1</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{"citationID":"a2ao9a9di09","properties":{"formattedCitation":"\\super 89\\nosupersub{}","plainCitation":"89","noteIndex":0},"citationItems":[{"id":4412,"uris":["http://zotero.org/users/5804987/items/PYKUJ3WZ"],"itemData":{"id":4412,"type":"book","title":"scales: Scale Functions for Visualization","URL":"https://CRAN.R-project.org/package=scales","author":[{"family":"Wickham","given":"Hadley"},{"family":"Seidel","given":"Dana"}],"issued":{"date-parts":[["2022"]]}}}],"schema":"https://github.com/citation-style-language/schema/raw/master/csl-citation.json"}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89</w:t>
      </w:r>
      <w:r w:rsidR="00A9044E">
        <w:rPr>
          <w:rFonts w:ascii="Garamond" w:hAnsi="Garamond"/>
          <w:sz w:val="22"/>
          <w:szCs w:val="22"/>
        </w:rPr>
        <w:fldChar w:fldCharType="end"/>
      </w:r>
      <w:r w:rsidR="00705B78" w:rsidRPr="00705B78">
        <w:rPr>
          <w:rFonts w:ascii="Garamond" w:hAnsi="Garamond"/>
          <w:sz w:val="22"/>
          <w:szCs w:val="22"/>
        </w:rPr>
        <w:t>, sf v1.0.8</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{"citationID":"a121fj4osac","properties":{"formattedCitation":"\\super 90\\nosupersub{}","plainCitation":"90","noteIndex":0},"citationItems":[{"id":4414,"uris":["http://zotero.org/users/5804987/items/YPUKW666"],"itemData":{"id":4414,"type":"article-journal","container-title":"The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90</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sfheaders</w:t>
      </w:r>
      <w:proofErr w:type="spellEnd"/>
      <w:r w:rsidR="00705B78" w:rsidRPr="00705B78">
        <w:rPr>
          <w:rFonts w:ascii="Garamond" w:hAnsi="Garamond"/>
          <w:sz w:val="22"/>
          <w:szCs w:val="22"/>
        </w:rPr>
        <w:t xml:space="preserve"> v0.4.0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{"citationID":"a4nht90rb4","properties":{"formattedCitation":"\\super 91\\nosupersub{}","plainCitation":"91","noteIndex":0},"citationItems":[{"id":4415,"uris":["http://zotero.org/users/5804987/items/GBRM3C73"],"itemData":{"id":4415,"type":"book","title":"sfheaders: Converts Between R Objects and Simple Feature Objects","URL":"https://CRAN.R-project.org/package=sfheaders","author":[{"family":"Cooley","given":"David"}],"issued":{"date-parts":[["2020"]]}}}],"schema":"https://github.com/citation-style-language/schema/raw/master/csl-citation.json"}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91</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tidyverse</w:t>
      </w:r>
      <w:proofErr w:type="spellEnd"/>
      <w:r w:rsidR="00705B78" w:rsidRPr="00705B78">
        <w:rPr>
          <w:rFonts w:ascii="Garamond" w:hAnsi="Garamond"/>
          <w:sz w:val="22"/>
          <w:szCs w:val="22"/>
        </w:rPr>
        <w:t xml:space="preserve"> v1.3.2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{"citationID":"al021pilkj","properties":{"formattedCitation":"\\super 92\\nosupersub{}","plainCitation":"92","noteIndex":0},"citationItems":[{"id":4417,"uris":["http://zotero.org/users/5804987/items/X9CJ78TX"],"itemData":{"id":4417,"type":"article-journal","container-title":"Journal of Open Source Software","DOI":"10.21105/joss.01686","issue":"43","page":"1686","title":"Welcome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92</w:t>
      </w:r>
      <w:r w:rsidR="00A9044E">
        <w:rPr>
          <w:rFonts w:ascii="Garamond" w:hAnsi="Garamond"/>
          <w:sz w:val="22"/>
          <w:szCs w:val="22"/>
        </w:rPr>
        <w:fldChar w:fldCharType="end"/>
      </w:r>
      <w:r w:rsidR="00705B78" w:rsidRPr="00705B78">
        <w:rPr>
          <w:rFonts w:ascii="Garamond" w:hAnsi="Garamond"/>
          <w:sz w:val="22"/>
          <w:szCs w:val="22"/>
        </w:rPr>
        <w:t>.</w:t>
      </w:r>
      <w:r w:rsidR="00705B78">
        <w:rPr>
          <w:rFonts w:ascii="Garamond" w:hAnsi="Garamond"/>
          <w:sz w:val="22"/>
          <w:szCs w:val="22"/>
        </w:rPr>
        <w:t xml:space="preserve"> </w:t>
      </w:r>
    </w:p>
    <w:p w14:paraId="5CB7E1CC" w14:textId="562D91FF" w:rsidR="004D492C" w:rsidRPr="004D492C" w:rsidRDefault="004D492C" w:rsidP="00705B78">
      <w:pPr>
        <w:ind w:firstLine="720"/>
        <w:jc w:val="both"/>
        <w:rPr>
          <w:rFonts w:ascii="Garamond" w:hAnsi="Garamond"/>
          <w:sz w:val="22"/>
          <w:szCs w:val="22"/>
        </w:rPr>
      </w:pPr>
      <w:r>
        <w:rPr>
          <w:rFonts w:ascii="Garamond" w:hAnsi="Garamond"/>
          <w:sz w:val="22"/>
          <w:szCs w:val="22"/>
        </w:rPr>
        <w:t xml:space="preserve">To statistically </w:t>
      </w:r>
      <w:r w:rsidRPr="004D492C">
        <w:rPr>
          <w:rFonts w:ascii="Garamond" w:hAnsi="Garamond"/>
          <w:sz w:val="22"/>
          <w:szCs w:val="22"/>
        </w:rPr>
        <w:t>evaluate</w:t>
      </w:r>
      <w:r>
        <w:rPr>
          <w:rFonts w:ascii="Garamond" w:hAnsi="Garamond"/>
          <w:sz w:val="22"/>
          <w:szCs w:val="22"/>
        </w:rPr>
        <w:t xml:space="preserve"> chimpanzee voice changes to w</w:t>
      </w:r>
      <w:r w:rsidRPr="004D492C">
        <w:rPr>
          <w:rFonts w:ascii="Garamond" w:hAnsi="Garamond"/>
          <w:sz w:val="22"/>
          <w:szCs w:val="22"/>
        </w:rPr>
        <w:t>e performed all the analyses separately, first using parameters Duration and Maximum Frequency</w:t>
      </w:r>
      <w:r>
        <w:rPr>
          <w:rFonts w:ascii="Garamond" w:hAnsi="Garamond"/>
          <w:sz w:val="22"/>
          <w:szCs w:val="22"/>
        </w:rPr>
        <w:t xml:space="preserve"> (i.e., voice activation)</w:t>
      </w:r>
      <w:r w:rsidRPr="004D492C">
        <w:rPr>
          <w:rFonts w:ascii="Garamond" w:hAnsi="Garamond"/>
          <w:sz w:val="22"/>
          <w:szCs w:val="22"/>
        </w:rPr>
        <w:t>, then using PCI Slope and Entropy</w:t>
      </w:r>
      <w:r>
        <w:rPr>
          <w:rFonts w:ascii="Garamond" w:hAnsi="Garamond"/>
          <w:sz w:val="22"/>
          <w:szCs w:val="22"/>
        </w:rPr>
        <w:t xml:space="preserve"> (i.e., voice modulation)</w:t>
      </w:r>
      <w:r w:rsidRPr="004D492C">
        <w:rPr>
          <w:rFonts w:ascii="Garamond" w:hAnsi="Garamond"/>
          <w:sz w:val="22"/>
          <w:szCs w:val="22"/>
        </w:rPr>
        <w:t xml:space="preserve">. For each of these cases, we pooled all the calls of both subjects and performed a Gaussian mixture model clustering using the </w:t>
      </w:r>
      <w:proofErr w:type="spellStart"/>
      <w:r w:rsidRPr="004D492C">
        <w:rPr>
          <w:rFonts w:ascii="Garamond" w:hAnsi="Garamond"/>
          <w:sz w:val="22"/>
          <w:szCs w:val="22"/>
        </w:rPr>
        <w:t>Matlab</w:t>
      </w:r>
      <w:proofErr w:type="spellEnd"/>
      <w:r w:rsidRPr="004D492C">
        <w:rPr>
          <w:rFonts w:ascii="Garamond" w:hAnsi="Garamond"/>
          <w:sz w:val="22"/>
          <w:szCs w:val="22"/>
        </w:rPr>
        <w:t xml:space="preserve"> function </w:t>
      </w:r>
      <w:proofErr w:type="spellStart"/>
      <w:r w:rsidRPr="004D492C">
        <w:rPr>
          <w:rFonts w:ascii="Garamond" w:hAnsi="Garamond"/>
          <w:sz w:val="22"/>
          <w:szCs w:val="22"/>
        </w:rPr>
        <w:t>fitgmdist</w:t>
      </w:r>
      <w:proofErr w:type="spellEnd"/>
      <w:r w:rsidRPr="004D492C">
        <w:rPr>
          <w:rFonts w:ascii="Garamond" w:hAnsi="Garamond"/>
          <w:sz w:val="22"/>
          <w:szCs w:val="22"/>
        </w:rPr>
        <w:t xml:space="preserve"> on the two principal components of the parameters. We clustered using 2-20 clusters, repeating 10 times to account for random initial conditions, and calculated the mean silhouette value for the clusters, and the AIC for each additional cluster. We used </w:t>
      </w:r>
      <w:proofErr w:type="gramStart"/>
      <w:r w:rsidRPr="004D492C">
        <w:rPr>
          <w:rFonts w:ascii="Garamond" w:hAnsi="Garamond"/>
          <w:sz w:val="22"/>
          <w:szCs w:val="22"/>
        </w:rPr>
        <w:t>both of these</w:t>
      </w:r>
      <w:proofErr w:type="gramEnd"/>
      <w:r w:rsidRPr="004D492C">
        <w:rPr>
          <w:rFonts w:ascii="Garamond" w:hAnsi="Garamond"/>
          <w:sz w:val="22"/>
          <w:szCs w:val="22"/>
        </w:rPr>
        <w:t xml:space="preserve"> metrics to determine the optimal number of clusters for the mixture model. Five clusters maximised the silhouette </w:t>
      </w:r>
      <w:proofErr w:type="gramStart"/>
      <w:r w:rsidRPr="004D492C">
        <w:rPr>
          <w:rFonts w:ascii="Garamond" w:hAnsi="Garamond"/>
          <w:sz w:val="22"/>
          <w:szCs w:val="22"/>
        </w:rPr>
        <w:t>value, and</w:t>
      </w:r>
      <w:proofErr w:type="gramEnd"/>
      <w:r w:rsidRPr="004D492C">
        <w:rPr>
          <w:rFonts w:ascii="Garamond" w:hAnsi="Garamond"/>
          <w:sz w:val="22"/>
          <w:szCs w:val="22"/>
        </w:rPr>
        <w:t xml:space="preserve"> was consistent with diminishing</w:t>
      </w:r>
      <w:r w:rsidR="005B4D38">
        <w:rPr>
          <w:rFonts w:ascii="Garamond" w:hAnsi="Garamond"/>
          <w:sz w:val="22"/>
          <w:szCs w:val="22"/>
        </w:rPr>
        <w:t xml:space="preserve"> </w:t>
      </w:r>
      <w:r w:rsidRPr="004D492C">
        <w:rPr>
          <w:rFonts w:ascii="Garamond" w:hAnsi="Garamond"/>
          <w:sz w:val="22"/>
          <w:szCs w:val="22"/>
        </w:rPr>
        <w:t xml:space="preserve">AIC </w:t>
      </w:r>
      <w:r w:rsidR="00B64FD8">
        <w:rPr>
          <w:rFonts w:ascii="Garamond" w:hAnsi="Garamond"/>
          <w:sz w:val="22"/>
          <w:szCs w:val="22"/>
        </w:rPr>
        <w:t>variation (see Supplementary Materials).</w:t>
      </w:r>
    </w:p>
    <w:p w14:paraId="155E36F7" w14:textId="26733B17" w:rsidR="004D492C" w:rsidRPr="004D492C" w:rsidRDefault="004D492C" w:rsidP="005B4D38">
      <w:pPr>
        <w:ind w:firstLine="720"/>
        <w:jc w:val="both"/>
        <w:rPr>
          <w:rFonts w:ascii="Garamond" w:hAnsi="Garamond"/>
          <w:sz w:val="22"/>
          <w:szCs w:val="22"/>
        </w:rPr>
      </w:pPr>
      <w:r w:rsidRPr="004D492C">
        <w:rPr>
          <w:rFonts w:ascii="Garamond" w:hAnsi="Garamond"/>
          <w:sz w:val="22"/>
          <w:szCs w:val="22"/>
        </w:rPr>
        <w:t>Assigning each call to one of the clusters, each of which was deemed to be a call type 1-5, we represented the vocalisations as a sequence of call types and calculated the 5x5 transition tables both within subjects, and within trials. These transition tables we represented graphically, using a circular distribution of nodes, and arcs whose width indicated the probability of a transition between any two call types.</w:t>
      </w:r>
    </w:p>
    <w:p w14:paraId="07AC5613" w14:textId="31492A05" w:rsidR="0034272E" w:rsidRDefault="004D492C" w:rsidP="005B4D38">
      <w:pPr>
        <w:ind w:firstLine="720"/>
        <w:jc w:val="both"/>
        <w:rPr>
          <w:rFonts w:ascii="Garamond" w:hAnsi="Garamond"/>
          <w:sz w:val="22"/>
          <w:szCs w:val="22"/>
        </w:rPr>
      </w:pPr>
      <w:r w:rsidRPr="004D492C">
        <w:rPr>
          <w:rFonts w:ascii="Garamond" w:hAnsi="Garamond"/>
          <w:sz w:val="22"/>
          <w:szCs w:val="22"/>
        </w:rPr>
        <w:t>To determine whether there was any statistically significant difference between the transition tables of the two subjects, or between the transition tables of the same subject in two different trials, we used exact tests, first measuring the similarity between transition tables (either between subjects or between trials) with normalised mutual information NMI (Cover and Thomas 1991). We then randomly rearranged the subject/trial labels 10,000 times and recalculated the transition tables and the NMI’s between them. These NMI measurements with randomised labels formed the null distributions, against which we could interpret our true NMI similarity metric between the subjects/trials. p-values were deduced as the proportion of randomised NMI values that were more extreme (lower NMI, i.e., more different transition tables) than the true NMI value.</w:t>
      </w:r>
    </w:p>
    <w:p w14:paraId="5EDDC720" w14:textId="77777777" w:rsidR="0034272E" w:rsidRDefault="0034272E">
      <w:pPr>
        <w:rPr>
          <w:rFonts w:ascii="Garamond" w:hAnsi="Garamond"/>
          <w:sz w:val="22"/>
          <w:szCs w:val="22"/>
        </w:rPr>
      </w:pPr>
      <w:r>
        <w:rPr>
          <w:rFonts w:ascii="Garamond" w:hAnsi="Garamond"/>
          <w:sz w:val="22"/>
          <w:szCs w:val="22"/>
        </w:rPr>
        <w:br w:type="page"/>
      </w:r>
    </w:p>
    <w:p w14:paraId="6E2C370F" w14:textId="756E406A" w:rsidR="004D492C" w:rsidRPr="0034272E" w:rsidRDefault="0034272E" w:rsidP="0034272E">
      <w:pPr>
        <w:jc w:val="both"/>
        <w:rPr>
          <w:rFonts w:ascii="Garamond" w:hAnsi="Garamond"/>
          <w:b/>
          <w:bCs/>
          <w:sz w:val="22"/>
          <w:szCs w:val="22"/>
        </w:rPr>
      </w:pPr>
      <w:r w:rsidRPr="0034272E">
        <w:rPr>
          <w:rFonts w:ascii="Garamond" w:hAnsi="Garamond"/>
          <w:b/>
          <w:bCs/>
          <w:sz w:val="22"/>
          <w:szCs w:val="22"/>
        </w:rPr>
        <w:lastRenderedPageBreak/>
        <w:t>References</w:t>
      </w:r>
    </w:p>
    <w:p w14:paraId="7EE918A2" w14:textId="4F62FFA7" w:rsidR="00475AEC" w:rsidRDefault="00475AEC" w:rsidP="004111D0">
      <w:pPr>
        <w:jc w:val="both"/>
        <w:rPr>
          <w:rFonts w:ascii="Garamond" w:hAnsi="Garamond"/>
          <w:sz w:val="22"/>
          <w:szCs w:val="22"/>
        </w:rPr>
      </w:pPr>
    </w:p>
    <w:p w14:paraId="23F68CCD" w14:textId="77777777" w:rsidR="00475AEC" w:rsidRDefault="00475AEC" w:rsidP="004111D0">
      <w:pPr>
        <w:jc w:val="both"/>
        <w:rPr>
          <w:rFonts w:ascii="Garamond" w:hAnsi="Garamond"/>
          <w:sz w:val="22"/>
          <w:szCs w:val="22"/>
        </w:rPr>
      </w:pPr>
    </w:p>
    <w:p w14:paraId="2FF9446B" w14:textId="08C293DE" w:rsidR="00801CBE" w:rsidRDefault="00801CBE" w:rsidP="001867F1">
      <w:pPr>
        <w:jc w:val="both"/>
        <w:rPr>
          <w:rFonts w:ascii="Garamond" w:hAnsi="Garamond"/>
          <w:b/>
          <w:bCs/>
          <w:sz w:val="22"/>
          <w:szCs w:val="22"/>
          <w:lang w:val="en-US"/>
        </w:rPr>
      </w:pPr>
    </w:p>
    <w:p w14:paraId="3AAB36F3" w14:textId="77777777" w:rsidR="0034272E" w:rsidRPr="0034272E" w:rsidRDefault="00801CBE" w:rsidP="0034272E">
      <w:pPr>
        <w:pStyle w:val="Bibliography"/>
        <w:rPr>
          <w:rFonts w:ascii="Calibri" w:cs="Calibri"/>
        </w:rPr>
      </w:pPr>
      <w:r>
        <w:rPr>
          <w:rFonts w:ascii="Garamond" w:hAnsi="Garamond"/>
          <w:b/>
          <w:bCs/>
          <w:sz w:val="22"/>
          <w:szCs w:val="22"/>
          <w:lang w:val="en-US"/>
        </w:rPr>
        <w:fldChar w:fldCharType="begin"/>
      </w:r>
      <w:r w:rsidR="0034272E">
        <w:rPr>
          <w:rFonts w:ascii="Garamond" w:hAnsi="Garamond"/>
          <w:b/>
          <w:bCs/>
          <w:sz w:val="22"/>
          <w:szCs w:val="22"/>
          <w:lang w:val="en-US"/>
        </w:rPr>
        <w:instrText xml:space="preserve"> ADDIN ZOTERO_BIBL {"uncited":[],"omitted":[],"custom":[]} CSL_BIBLIOGRAPHY </w:instrText>
      </w:r>
      <w:r>
        <w:rPr>
          <w:rFonts w:ascii="Garamond" w:hAnsi="Garamond"/>
          <w:b/>
          <w:bCs/>
          <w:sz w:val="22"/>
          <w:szCs w:val="22"/>
          <w:lang w:val="en-US"/>
        </w:rPr>
        <w:fldChar w:fldCharType="separate"/>
      </w:r>
      <w:r w:rsidR="0034272E" w:rsidRPr="0034272E">
        <w:rPr>
          <w:rFonts w:ascii="Calibri" w:cs="Calibri"/>
        </w:rPr>
        <w:t>1.</w:t>
      </w:r>
      <w:r w:rsidR="0034272E" w:rsidRPr="0034272E">
        <w:rPr>
          <w:rFonts w:ascii="Calibri" w:cs="Calibri"/>
        </w:rPr>
        <w:tab/>
        <w:t xml:space="preserve">Grawunder, S., Uomini, N., Samuni, L., Bortolato, T., Girard-Buttoz, C., Wittig, R.M., and Crockford, C. (2022). Chimpanzee vowel-like sounds and voice quality suggest formant space expansion through the hominoid lineage. Phil. Trans. R. Soc. B </w:t>
      </w:r>
      <w:r w:rsidR="0034272E" w:rsidRPr="0034272E">
        <w:rPr>
          <w:rFonts w:ascii="Calibri" w:cs="Calibri"/>
          <w:i/>
          <w:iCs/>
        </w:rPr>
        <w:t>377</w:t>
      </w:r>
      <w:r w:rsidR="0034272E" w:rsidRPr="0034272E">
        <w:rPr>
          <w:rFonts w:ascii="Calibri" w:cs="Calibri"/>
        </w:rPr>
        <w:t>, 20200455. 10.1098/rstb.2020.0455.</w:t>
      </w:r>
    </w:p>
    <w:p w14:paraId="5567EBB5" w14:textId="77777777" w:rsidR="0034272E" w:rsidRPr="0034272E" w:rsidRDefault="0034272E" w:rsidP="0034272E">
      <w:pPr>
        <w:pStyle w:val="Bibliography"/>
        <w:rPr>
          <w:rFonts w:ascii="Calibri" w:cs="Calibri"/>
        </w:rPr>
      </w:pPr>
      <w:r w:rsidRPr="0034272E">
        <w:rPr>
          <w:rFonts w:ascii="Calibri" w:cs="Calibri"/>
        </w:rPr>
        <w:t>2.</w:t>
      </w:r>
      <w:r w:rsidRPr="0034272E">
        <w:rPr>
          <w:rFonts w:ascii="Calibri" w:cs="Calibri"/>
        </w:rPr>
        <w:tab/>
        <w:t>Ekström, A.G. (2022). Ape Vowel-like Sounds Remain Elusive: A Comment on Grawunder et al. (2022). Int J Primatol, s10764-022-00335–00336. 10.1007/s10764-022-00335-6.</w:t>
      </w:r>
    </w:p>
    <w:p w14:paraId="0ECA5A05" w14:textId="77777777" w:rsidR="0034272E" w:rsidRPr="0034272E" w:rsidRDefault="0034272E" w:rsidP="0034272E">
      <w:pPr>
        <w:pStyle w:val="Bibliography"/>
        <w:rPr>
          <w:rFonts w:ascii="Calibri" w:cs="Calibri"/>
        </w:rPr>
      </w:pPr>
      <w:r w:rsidRPr="0034272E">
        <w:rPr>
          <w:rFonts w:ascii="Calibri" w:cs="Calibri"/>
        </w:rPr>
        <w:t>3.</w:t>
      </w:r>
      <w:r w:rsidRPr="0034272E">
        <w:rPr>
          <w:rFonts w:ascii="Calibri" w:cs="Calibri"/>
        </w:rPr>
        <w:tab/>
        <w:t xml:space="preserve">Lameira, A.R., Maddieson, I., and Zuberbuhler, K. (2014). Primate feedstock for the evolution of consonants. Trends in cognitive sciences </w:t>
      </w:r>
      <w:r w:rsidRPr="0034272E">
        <w:rPr>
          <w:rFonts w:ascii="Calibri" w:cs="Calibri"/>
          <w:i/>
          <w:iCs/>
        </w:rPr>
        <w:t>18</w:t>
      </w:r>
      <w:r w:rsidRPr="0034272E">
        <w:rPr>
          <w:rFonts w:ascii="Calibri" w:cs="Calibri"/>
        </w:rPr>
        <w:t>, 60–62. 10.1016/j.tics.2013.10.013.</w:t>
      </w:r>
    </w:p>
    <w:p w14:paraId="03EC2E70" w14:textId="77777777" w:rsidR="0034272E" w:rsidRPr="0034272E" w:rsidRDefault="0034272E" w:rsidP="0034272E">
      <w:pPr>
        <w:pStyle w:val="Bibliography"/>
        <w:rPr>
          <w:rFonts w:ascii="Calibri" w:cs="Calibri"/>
        </w:rPr>
      </w:pPr>
      <w:r w:rsidRPr="0034272E">
        <w:rPr>
          <w:rFonts w:ascii="Calibri" w:cs="Calibri"/>
        </w:rPr>
        <w:t>4.</w:t>
      </w:r>
      <w:r w:rsidRPr="0034272E">
        <w:rPr>
          <w:rFonts w:ascii="Calibri" w:cs="Calibri"/>
        </w:rPr>
        <w:tab/>
        <w:t xml:space="preserve">Lameira, A.R., Vicente, R., Alexandre, A., Gail, C.-S., Knott, C., Wich, S., and Hardus, M.E. (2017). Proto-consonants were information-dense via identical bioacoustic tags to proto-vowels. Nature Human Behaviour </w:t>
      </w:r>
      <w:r w:rsidRPr="0034272E">
        <w:rPr>
          <w:rFonts w:ascii="Calibri" w:cs="Calibri"/>
          <w:i/>
          <w:iCs/>
        </w:rPr>
        <w:t>1</w:t>
      </w:r>
      <w:r w:rsidRPr="0034272E">
        <w:rPr>
          <w:rFonts w:ascii="Calibri" w:cs="Calibri"/>
        </w:rPr>
        <w:t>, 0044. 10.1038/s41562-017-0044.</w:t>
      </w:r>
    </w:p>
    <w:p w14:paraId="16BE3025" w14:textId="77777777" w:rsidR="0034272E" w:rsidRPr="0034272E" w:rsidRDefault="0034272E" w:rsidP="0034272E">
      <w:pPr>
        <w:pStyle w:val="Bibliography"/>
        <w:rPr>
          <w:rFonts w:ascii="Calibri" w:cs="Calibri"/>
        </w:rPr>
      </w:pPr>
      <w:r w:rsidRPr="0034272E">
        <w:rPr>
          <w:rFonts w:ascii="Calibri" w:cs="Calibri"/>
        </w:rPr>
        <w:t>5.</w:t>
      </w:r>
      <w:r w:rsidRPr="0034272E">
        <w:rPr>
          <w:rFonts w:ascii="Calibri" w:cs="Calibri"/>
        </w:rPr>
        <w:tab/>
        <w:t xml:space="preserve">Lameira, A.R., Hardus, M.E., Kowalsky, B., de Vries, H., Spruijt, B.M., Sterck, E., Shumaker, R.W., and Wich, S. (2013). Orangutan (Pongo spp.) whistling and implications for the emergence of an open-ended call repertoire: A replication and extension. Journal of the Acoustical Society of America </w:t>
      </w:r>
      <w:r w:rsidRPr="0034272E">
        <w:rPr>
          <w:rFonts w:ascii="Calibri" w:cs="Calibri"/>
          <w:i/>
          <w:iCs/>
        </w:rPr>
        <w:t>134</w:t>
      </w:r>
      <w:r w:rsidRPr="0034272E">
        <w:rPr>
          <w:rFonts w:ascii="Calibri" w:cs="Calibri"/>
        </w:rPr>
        <w:t>, 1–11. 10.1121/1.4817929.</w:t>
      </w:r>
    </w:p>
    <w:p w14:paraId="1949AA6D" w14:textId="77777777" w:rsidR="0034272E" w:rsidRPr="0034272E" w:rsidRDefault="0034272E" w:rsidP="0034272E">
      <w:pPr>
        <w:pStyle w:val="Bibliography"/>
        <w:rPr>
          <w:rFonts w:ascii="Calibri" w:cs="Calibri"/>
        </w:rPr>
      </w:pPr>
      <w:r w:rsidRPr="0034272E">
        <w:rPr>
          <w:rFonts w:ascii="Calibri" w:cs="Calibri"/>
        </w:rPr>
        <w:t>6.</w:t>
      </w:r>
      <w:r w:rsidRPr="0034272E">
        <w:rPr>
          <w:rFonts w:ascii="Calibri" w:cs="Calibri"/>
        </w:rPr>
        <w:tab/>
        <w:t xml:space="preserve">Fitch, T.W. (2017). Empirical approaches to the study of language evolution. Psychonomic Bulletin &amp; Review </w:t>
      </w:r>
      <w:r w:rsidRPr="0034272E">
        <w:rPr>
          <w:rFonts w:ascii="Calibri" w:cs="Calibri"/>
          <w:i/>
          <w:iCs/>
        </w:rPr>
        <w:t>24</w:t>
      </w:r>
      <w:r w:rsidRPr="0034272E">
        <w:rPr>
          <w:rFonts w:ascii="Calibri" w:cs="Calibri"/>
        </w:rPr>
        <w:t>, 1–31. 10.3758/s13423-017-1236-5.</w:t>
      </w:r>
    </w:p>
    <w:p w14:paraId="3A1BC6CE" w14:textId="77777777" w:rsidR="0034272E" w:rsidRPr="0034272E" w:rsidRDefault="0034272E" w:rsidP="0034272E">
      <w:pPr>
        <w:pStyle w:val="Bibliography"/>
        <w:rPr>
          <w:rFonts w:ascii="Calibri" w:cs="Calibri"/>
        </w:rPr>
      </w:pPr>
      <w:r w:rsidRPr="0034272E">
        <w:rPr>
          <w:rFonts w:ascii="Calibri" w:cs="Calibri"/>
        </w:rPr>
        <w:t>7.</w:t>
      </w:r>
      <w:r w:rsidRPr="0034272E">
        <w:rPr>
          <w:rFonts w:ascii="Calibri" w:cs="Calibri"/>
        </w:rPr>
        <w:tab/>
        <w:t>Fitch, W., and Zuberbuhler, K. (2013). Primate precursors to human language: Beyond discontinuity. In The Evolution of Emotional Communication: From Sounds in Nonhuman Mammals to Speech and Music in Man, E. u ller, S. Schmidt, and E. Zimmermann, eds. (Oxford University Press), pp. 26–48.</w:t>
      </w:r>
    </w:p>
    <w:p w14:paraId="56A690F2" w14:textId="77777777" w:rsidR="0034272E" w:rsidRPr="0034272E" w:rsidRDefault="0034272E" w:rsidP="0034272E">
      <w:pPr>
        <w:pStyle w:val="Bibliography"/>
        <w:rPr>
          <w:rFonts w:ascii="Calibri" w:cs="Calibri"/>
        </w:rPr>
      </w:pPr>
      <w:r w:rsidRPr="0034272E">
        <w:rPr>
          <w:rFonts w:ascii="Calibri" w:cs="Calibri"/>
        </w:rPr>
        <w:t>8.</w:t>
      </w:r>
      <w:r w:rsidRPr="0034272E">
        <w:rPr>
          <w:rFonts w:ascii="Calibri" w:cs="Calibri"/>
        </w:rPr>
        <w:tab/>
        <w:t xml:space="preserve">Fitch, T.W., Boer, B., Mathur, N., and Ghazanfar, A.A. (2016). Monkey vocal tracts are speech-ready. Science Advances </w:t>
      </w:r>
      <w:r w:rsidRPr="0034272E">
        <w:rPr>
          <w:rFonts w:ascii="Calibri" w:cs="Calibri"/>
          <w:i/>
          <w:iCs/>
        </w:rPr>
        <w:t>2</w:t>
      </w:r>
      <w:r w:rsidRPr="0034272E">
        <w:rPr>
          <w:rFonts w:ascii="Calibri" w:cs="Calibri"/>
        </w:rPr>
        <w:t>, e1600723–e1600723. 10.1126/sciadv.1600723.</w:t>
      </w:r>
    </w:p>
    <w:p w14:paraId="4F137206" w14:textId="77777777" w:rsidR="0034272E" w:rsidRPr="0034272E" w:rsidRDefault="0034272E" w:rsidP="0034272E">
      <w:pPr>
        <w:pStyle w:val="Bibliography"/>
        <w:rPr>
          <w:rFonts w:ascii="Calibri" w:cs="Calibri"/>
        </w:rPr>
      </w:pPr>
      <w:r w:rsidRPr="0034272E">
        <w:rPr>
          <w:rFonts w:ascii="Calibri" w:cs="Calibri"/>
        </w:rPr>
        <w:t>9.</w:t>
      </w:r>
      <w:r w:rsidRPr="0034272E">
        <w:rPr>
          <w:rFonts w:ascii="Calibri" w:cs="Calibri"/>
        </w:rPr>
        <w:tab/>
        <w:t xml:space="preserve">Janik, V.M., and Slater, P.J. (1997). Vocal learning in mammals. Advances in the Study of Behavior </w:t>
      </w:r>
      <w:r w:rsidRPr="0034272E">
        <w:rPr>
          <w:rFonts w:ascii="Calibri" w:cs="Calibri"/>
          <w:i/>
          <w:iCs/>
        </w:rPr>
        <w:t>26</w:t>
      </w:r>
      <w:r w:rsidRPr="0034272E">
        <w:rPr>
          <w:rFonts w:ascii="Calibri" w:cs="Calibri"/>
        </w:rPr>
        <w:t>, 59–99. 10.1016/s0065-3454(08)60377-0.</w:t>
      </w:r>
    </w:p>
    <w:p w14:paraId="380A2F6A" w14:textId="77777777" w:rsidR="0034272E" w:rsidRPr="0034272E" w:rsidRDefault="0034272E" w:rsidP="0034272E">
      <w:pPr>
        <w:pStyle w:val="Bibliography"/>
        <w:rPr>
          <w:rFonts w:ascii="Calibri" w:cs="Calibri"/>
        </w:rPr>
      </w:pPr>
      <w:r w:rsidRPr="0034272E">
        <w:rPr>
          <w:rFonts w:ascii="Calibri" w:cs="Calibri"/>
        </w:rPr>
        <w:t>10.</w:t>
      </w:r>
      <w:r w:rsidRPr="0034272E">
        <w:rPr>
          <w:rFonts w:ascii="Calibri" w:cs="Calibri"/>
        </w:rPr>
        <w:tab/>
        <w:t xml:space="preserve">Vernes, S.C., Janik, V.M., Fitch, W.T., and Slater, P.J.B. (2021). Vocal learning in animals and humans. Phil. Trans. R. Soc. B </w:t>
      </w:r>
      <w:r w:rsidRPr="0034272E">
        <w:rPr>
          <w:rFonts w:ascii="Calibri" w:cs="Calibri"/>
          <w:i/>
          <w:iCs/>
        </w:rPr>
        <w:t>376</w:t>
      </w:r>
      <w:r w:rsidRPr="0034272E">
        <w:rPr>
          <w:rFonts w:ascii="Calibri" w:cs="Calibri"/>
        </w:rPr>
        <w:t>, 20200234. 10.1098/rstb.2020.0234.</w:t>
      </w:r>
    </w:p>
    <w:p w14:paraId="79C9CA2C" w14:textId="77777777" w:rsidR="0034272E" w:rsidRPr="0034272E" w:rsidRDefault="0034272E" w:rsidP="0034272E">
      <w:pPr>
        <w:pStyle w:val="Bibliography"/>
        <w:rPr>
          <w:rFonts w:ascii="Calibri" w:cs="Calibri"/>
        </w:rPr>
      </w:pPr>
      <w:r w:rsidRPr="0034272E">
        <w:rPr>
          <w:rFonts w:ascii="Calibri" w:cs="Calibri"/>
        </w:rPr>
        <w:t>11.</w:t>
      </w:r>
      <w:r w:rsidRPr="0034272E">
        <w:rPr>
          <w:rFonts w:ascii="Calibri" w:cs="Calibri"/>
        </w:rPr>
        <w:tab/>
        <w:t xml:space="preserve">Zuberbühler, K., León, J., Deshpande, A., and Quintero, F. (2022). Socially scripted vocal learning in primates. Current Opinion in Behavioral Sciences </w:t>
      </w:r>
      <w:r w:rsidRPr="0034272E">
        <w:rPr>
          <w:rFonts w:ascii="Calibri" w:cs="Calibri"/>
          <w:i/>
          <w:iCs/>
        </w:rPr>
        <w:t>46</w:t>
      </w:r>
      <w:r w:rsidRPr="0034272E">
        <w:rPr>
          <w:rFonts w:ascii="Calibri" w:cs="Calibri"/>
        </w:rPr>
        <w:t>, 101153. 10.1016/j.cobeha.2022.101153.</w:t>
      </w:r>
    </w:p>
    <w:p w14:paraId="4D5E03ED" w14:textId="77777777" w:rsidR="0034272E" w:rsidRPr="0034272E" w:rsidRDefault="0034272E" w:rsidP="0034272E">
      <w:pPr>
        <w:pStyle w:val="Bibliography"/>
        <w:rPr>
          <w:rFonts w:ascii="Calibri" w:cs="Calibri"/>
        </w:rPr>
      </w:pPr>
      <w:r w:rsidRPr="0034272E">
        <w:rPr>
          <w:rFonts w:ascii="Calibri" w:cs="Calibri"/>
        </w:rPr>
        <w:t>12.</w:t>
      </w:r>
      <w:r w:rsidRPr="0034272E">
        <w:rPr>
          <w:rFonts w:ascii="Calibri" w:cs="Calibri"/>
        </w:rPr>
        <w:tab/>
        <w:t xml:space="preserve">Nishimura, T., Tokuda, I.T., Miyachi, S., Dunn, J.C., Herbst, C.T., Ishimura, K., Kaneko, A., Kinoshita, Y., Koda, H., Saers, J.P.P., et al. (2022). Evolutionary loss of complexity in human vocal anatomy as an adaptation for speech. Science </w:t>
      </w:r>
      <w:r w:rsidRPr="0034272E">
        <w:rPr>
          <w:rFonts w:ascii="Calibri" w:cs="Calibri"/>
          <w:i/>
          <w:iCs/>
        </w:rPr>
        <w:t>377</w:t>
      </w:r>
      <w:r w:rsidRPr="0034272E">
        <w:rPr>
          <w:rFonts w:ascii="Calibri" w:cs="Calibri"/>
        </w:rPr>
        <w:t>, 760–763. 10.1126/science.abm1574.</w:t>
      </w:r>
    </w:p>
    <w:p w14:paraId="2AC98460" w14:textId="77777777" w:rsidR="0034272E" w:rsidRPr="0034272E" w:rsidRDefault="0034272E" w:rsidP="0034272E">
      <w:pPr>
        <w:pStyle w:val="Bibliography"/>
        <w:rPr>
          <w:rFonts w:ascii="Calibri" w:cs="Calibri"/>
        </w:rPr>
      </w:pPr>
      <w:r w:rsidRPr="0034272E">
        <w:rPr>
          <w:rFonts w:ascii="Calibri" w:cs="Calibri"/>
        </w:rPr>
        <w:lastRenderedPageBreak/>
        <w:t>13.</w:t>
      </w:r>
      <w:r w:rsidRPr="0034272E">
        <w:rPr>
          <w:rFonts w:ascii="Calibri" w:cs="Calibri"/>
        </w:rPr>
        <w:tab/>
        <w:t xml:space="preserve">Jarvis, E.D. (2019). Evolution of vocal learning and spoken language. Science </w:t>
      </w:r>
      <w:r w:rsidRPr="0034272E">
        <w:rPr>
          <w:rFonts w:ascii="Calibri" w:cs="Calibri"/>
          <w:i/>
          <w:iCs/>
        </w:rPr>
        <w:t>366</w:t>
      </w:r>
      <w:r w:rsidRPr="0034272E">
        <w:rPr>
          <w:rFonts w:ascii="Calibri" w:cs="Calibri"/>
        </w:rPr>
        <w:t>, 50–54. 10.1126/science.aax0287.</w:t>
      </w:r>
    </w:p>
    <w:p w14:paraId="0FE81239" w14:textId="77777777" w:rsidR="0034272E" w:rsidRPr="0034272E" w:rsidRDefault="0034272E" w:rsidP="0034272E">
      <w:pPr>
        <w:pStyle w:val="Bibliography"/>
        <w:rPr>
          <w:rFonts w:ascii="Calibri" w:cs="Calibri"/>
        </w:rPr>
      </w:pPr>
      <w:r w:rsidRPr="0034272E">
        <w:rPr>
          <w:rFonts w:ascii="Calibri" w:cs="Calibri"/>
        </w:rPr>
        <w:t>14.</w:t>
      </w:r>
      <w:r w:rsidRPr="0034272E">
        <w:rPr>
          <w:rFonts w:ascii="Calibri" w:cs="Calibri"/>
        </w:rPr>
        <w:tab/>
        <w:t>Kuypers, M. (1958). Some projections from the peri-central cortex to the pons and lower brain stem in monkeys and chimpanzee. Journal of Comparative Neurology, 211–255.</w:t>
      </w:r>
    </w:p>
    <w:p w14:paraId="550FC2C9" w14:textId="77777777" w:rsidR="0034272E" w:rsidRPr="0034272E" w:rsidRDefault="0034272E" w:rsidP="0034272E">
      <w:pPr>
        <w:pStyle w:val="Bibliography"/>
        <w:rPr>
          <w:rFonts w:ascii="Calibri" w:cs="Calibri"/>
        </w:rPr>
      </w:pPr>
      <w:r w:rsidRPr="0034272E">
        <w:rPr>
          <w:rFonts w:ascii="Calibri" w:cs="Calibri"/>
        </w:rPr>
        <w:t>15.</w:t>
      </w:r>
      <w:r w:rsidRPr="0034272E">
        <w:rPr>
          <w:rFonts w:ascii="Calibri" w:cs="Calibri"/>
        </w:rPr>
        <w:tab/>
        <w:t xml:space="preserve">Fehér, O., Ljubičić, I., Suzuki, K., Okanoya, K., and Tchernichovski, O. (2017). Statistical learning in songbirds: from self-tutoring to song culture. Phil. Trans. R. Soc. B </w:t>
      </w:r>
      <w:r w:rsidRPr="0034272E">
        <w:rPr>
          <w:rFonts w:ascii="Calibri" w:cs="Calibri"/>
          <w:i/>
          <w:iCs/>
        </w:rPr>
        <w:t>372</w:t>
      </w:r>
      <w:r w:rsidRPr="0034272E">
        <w:rPr>
          <w:rFonts w:ascii="Calibri" w:cs="Calibri"/>
        </w:rPr>
        <w:t>, 20160053. 10.1098/rstb.2016.0053.</w:t>
      </w:r>
    </w:p>
    <w:p w14:paraId="58B08E0E" w14:textId="77777777" w:rsidR="0034272E" w:rsidRPr="0034272E" w:rsidRDefault="0034272E" w:rsidP="0034272E">
      <w:pPr>
        <w:pStyle w:val="Bibliography"/>
        <w:rPr>
          <w:rFonts w:ascii="Calibri" w:cs="Calibri"/>
        </w:rPr>
      </w:pPr>
      <w:r w:rsidRPr="0034272E">
        <w:rPr>
          <w:rFonts w:ascii="Calibri" w:cs="Calibri"/>
        </w:rPr>
        <w:t>16.</w:t>
      </w:r>
      <w:r w:rsidRPr="0034272E">
        <w:rPr>
          <w:rFonts w:ascii="Calibri" w:cs="Calibri"/>
        </w:rPr>
        <w:tab/>
        <w:t xml:space="preserve">Stansbury, A.L., and Janik, V.M. (2019). Formant Modification through Vocal Production Learning in Gray Seals. Current Biology </w:t>
      </w:r>
      <w:r w:rsidRPr="0034272E">
        <w:rPr>
          <w:rFonts w:ascii="Calibri" w:cs="Calibri"/>
          <w:i/>
          <w:iCs/>
        </w:rPr>
        <w:t>29</w:t>
      </w:r>
      <w:r w:rsidRPr="0034272E">
        <w:rPr>
          <w:rFonts w:ascii="Calibri" w:cs="Calibri"/>
        </w:rPr>
        <w:t>, 2244-2249.e4. 10.1016/j.cub.2019.05.071.</w:t>
      </w:r>
    </w:p>
    <w:p w14:paraId="0846A4A7" w14:textId="77777777" w:rsidR="0034272E" w:rsidRPr="0034272E" w:rsidRDefault="0034272E" w:rsidP="0034272E">
      <w:pPr>
        <w:pStyle w:val="Bibliography"/>
        <w:rPr>
          <w:rFonts w:ascii="Calibri" w:cs="Calibri"/>
        </w:rPr>
      </w:pPr>
      <w:r w:rsidRPr="0034272E">
        <w:rPr>
          <w:rFonts w:ascii="Calibri" w:cs="Calibri"/>
        </w:rPr>
        <w:t>17.</w:t>
      </w:r>
      <w:r w:rsidRPr="0034272E">
        <w:rPr>
          <w:rFonts w:ascii="Calibri" w:cs="Calibri"/>
        </w:rPr>
        <w:tab/>
        <w:t xml:space="preserve">Pepperberg, I.M. (2010). Vocal learning in Grey parrots: a brief review of perception, production, and cross-species comparisons. Brain and Language </w:t>
      </w:r>
      <w:r w:rsidRPr="0034272E">
        <w:rPr>
          <w:rFonts w:ascii="Calibri" w:cs="Calibri"/>
          <w:i/>
          <w:iCs/>
        </w:rPr>
        <w:t>115</w:t>
      </w:r>
      <w:r w:rsidRPr="0034272E">
        <w:rPr>
          <w:rFonts w:ascii="Calibri" w:cs="Calibri"/>
        </w:rPr>
        <w:t>, 81–91.</w:t>
      </w:r>
    </w:p>
    <w:p w14:paraId="19274DEC" w14:textId="77777777" w:rsidR="0034272E" w:rsidRPr="0034272E" w:rsidRDefault="0034272E" w:rsidP="0034272E">
      <w:pPr>
        <w:pStyle w:val="Bibliography"/>
        <w:rPr>
          <w:rFonts w:ascii="Calibri" w:cs="Calibri"/>
        </w:rPr>
      </w:pPr>
      <w:r w:rsidRPr="0034272E">
        <w:rPr>
          <w:rFonts w:ascii="Calibri" w:cs="Calibri"/>
        </w:rPr>
        <w:t>18.</w:t>
      </w:r>
      <w:r w:rsidRPr="0034272E">
        <w:rPr>
          <w:rFonts w:ascii="Calibri" w:cs="Calibri"/>
        </w:rPr>
        <w:tab/>
        <w:t xml:space="preserve">Panova, E.M., and Agafonov, A.V. (2017). A beluga whale socialized with bottlenose dolphins imitates their whistles. Animal Cognition </w:t>
      </w:r>
      <w:r w:rsidRPr="0034272E">
        <w:rPr>
          <w:rFonts w:ascii="Calibri" w:cs="Calibri"/>
          <w:i/>
          <w:iCs/>
        </w:rPr>
        <w:t>20</w:t>
      </w:r>
      <w:r w:rsidRPr="0034272E">
        <w:rPr>
          <w:rFonts w:ascii="Calibri" w:cs="Calibri"/>
        </w:rPr>
        <w:t>, 1153–1160. 10.1007/s10071-017-1132-4.</w:t>
      </w:r>
    </w:p>
    <w:p w14:paraId="13E51381" w14:textId="77777777" w:rsidR="0034272E" w:rsidRPr="0034272E" w:rsidRDefault="0034272E" w:rsidP="0034272E">
      <w:pPr>
        <w:pStyle w:val="Bibliography"/>
        <w:rPr>
          <w:rFonts w:ascii="Calibri" w:cs="Calibri"/>
        </w:rPr>
      </w:pPr>
      <w:r w:rsidRPr="0034272E">
        <w:rPr>
          <w:rFonts w:ascii="Calibri" w:cs="Calibri"/>
        </w:rPr>
        <w:t>19.</w:t>
      </w:r>
      <w:r w:rsidRPr="0034272E">
        <w:rPr>
          <w:rFonts w:ascii="Calibri" w:cs="Calibri"/>
        </w:rPr>
        <w:tab/>
        <w:t xml:space="preserve">Foote, A.D., Griffin, R.M., Howitt, D., Larsson, L., Miller, P.J., and Hoelzel, R.A. (2006). Killer whales are capable of vocal learning. Biology Letters </w:t>
      </w:r>
      <w:r w:rsidRPr="0034272E">
        <w:rPr>
          <w:rFonts w:ascii="Calibri" w:cs="Calibri"/>
          <w:i/>
          <w:iCs/>
        </w:rPr>
        <w:t>2</w:t>
      </w:r>
      <w:r w:rsidRPr="0034272E">
        <w:rPr>
          <w:rFonts w:ascii="Calibri" w:cs="Calibri"/>
        </w:rPr>
        <w:t>, 509–512. 10.1098/rsbl.2006.0525.</w:t>
      </w:r>
    </w:p>
    <w:p w14:paraId="5629FB40" w14:textId="77777777" w:rsidR="0034272E" w:rsidRPr="0034272E" w:rsidRDefault="0034272E" w:rsidP="0034272E">
      <w:pPr>
        <w:pStyle w:val="Bibliography"/>
        <w:rPr>
          <w:rFonts w:ascii="Calibri" w:cs="Calibri"/>
        </w:rPr>
      </w:pPr>
      <w:r w:rsidRPr="0034272E">
        <w:rPr>
          <w:rFonts w:ascii="Calibri" w:cs="Calibri"/>
        </w:rPr>
        <w:t>20.</w:t>
      </w:r>
      <w:r w:rsidRPr="0034272E">
        <w:rPr>
          <w:rFonts w:ascii="Calibri" w:cs="Calibri"/>
        </w:rPr>
        <w:tab/>
        <w:t xml:space="preserve">Poole, J.H., Tyack, P.L., S, S.-H., Angela, and Watwood, S. (2005). Elephants are capable of vocal learning. Nature </w:t>
      </w:r>
      <w:r w:rsidRPr="0034272E">
        <w:rPr>
          <w:rFonts w:ascii="Calibri" w:cs="Calibri"/>
          <w:i/>
          <w:iCs/>
        </w:rPr>
        <w:t>434</w:t>
      </w:r>
      <w:r w:rsidRPr="0034272E">
        <w:rPr>
          <w:rFonts w:ascii="Calibri" w:cs="Calibri"/>
        </w:rPr>
        <w:t>, 455–456. 10.1038/434455a.</w:t>
      </w:r>
    </w:p>
    <w:p w14:paraId="2398B9B7" w14:textId="77777777" w:rsidR="0034272E" w:rsidRPr="0034272E" w:rsidRDefault="0034272E" w:rsidP="0034272E">
      <w:pPr>
        <w:pStyle w:val="Bibliography"/>
        <w:rPr>
          <w:rFonts w:ascii="Calibri" w:cs="Calibri"/>
        </w:rPr>
      </w:pPr>
      <w:r w:rsidRPr="0034272E">
        <w:rPr>
          <w:rFonts w:ascii="Calibri" w:cs="Calibri"/>
        </w:rPr>
        <w:t>21.</w:t>
      </w:r>
      <w:r w:rsidRPr="0034272E">
        <w:rPr>
          <w:rFonts w:ascii="Calibri" w:cs="Calibri"/>
        </w:rPr>
        <w:tab/>
        <w:t xml:space="preserve">Sanvito, S., Galimberti, F., and Miller, E.H. (2007). Observational Evidences of Vocal Learning in Southern Elephant Seals: a Longitudinal Study. Ethology </w:t>
      </w:r>
      <w:r w:rsidRPr="0034272E">
        <w:rPr>
          <w:rFonts w:ascii="Calibri" w:cs="Calibri"/>
          <w:i/>
          <w:iCs/>
        </w:rPr>
        <w:t>113</w:t>
      </w:r>
      <w:r w:rsidRPr="0034272E">
        <w:rPr>
          <w:rFonts w:ascii="Calibri" w:cs="Calibri"/>
        </w:rPr>
        <w:t>, 137–146. 10.1111/j.1439-0310.2006.01306.x.</w:t>
      </w:r>
    </w:p>
    <w:p w14:paraId="351977CD" w14:textId="77777777" w:rsidR="0034272E" w:rsidRPr="0034272E" w:rsidRDefault="0034272E" w:rsidP="0034272E">
      <w:pPr>
        <w:pStyle w:val="Bibliography"/>
        <w:rPr>
          <w:rFonts w:ascii="Calibri" w:cs="Calibri"/>
        </w:rPr>
      </w:pPr>
      <w:r w:rsidRPr="0034272E">
        <w:rPr>
          <w:rFonts w:ascii="Calibri" w:cs="Calibri"/>
        </w:rPr>
        <w:t>22.</w:t>
      </w:r>
      <w:r w:rsidRPr="0034272E">
        <w:rPr>
          <w:rFonts w:ascii="Calibri" w:cs="Calibri"/>
        </w:rPr>
        <w:tab/>
        <w:t xml:space="preserve">Prat, Y., Azoulay, L., Dor, R., and Yovel, Y. (2017). Crowd vocal learning induces vocal dialects in bats: Playback of conspecifics shapes fundamental frequency usage by pups. PLoS biology </w:t>
      </w:r>
      <w:r w:rsidRPr="0034272E">
        <w:rPr>
          <w:rFonts w:ascii="Calibri" w:cs="Calibri"/>
          <w:i/>
          <w:iCs/>
        </w:rPr>
        <w:t>15</w:t>
      </w:r>
      <w:r w:rsidRPr="0034272E">
        <w:rPr>
          <w:rFonts w:ascii="Calibri" w:cs="Calibri"/>
        </w:rPr>
        <w:t>, e2002556. 10.1371/journal.pbio.2002556.</w:t>
      </w:r>
    </w:p>
    <w:p w14:paraId="2D15B08A" w14:textId="77777777" w:rsidR="0034272E" w:rsidRPr="0034272E" w:rsidRDefault="0034272E" w:rsidP="0034272E">
      <w:pPr>
        <w:pStyle w:val="Bibliography"/>
        <w:rPr>
          <w:rFonts w:ascii="Calibri" w:cs="Calibri"/>
        </w:rPr>
      </w:pPr>
      <w:r w:rsidRPr="0034272E">
        <w:rPr>
          <w:rFonts w:ascii="Calibri" w:cs="Calibri"/>
        </w:rPr>
        <w:t>23.</w:t>
      </w:r>
      <w:r w:rsidRPr="0034272E">
        <w:rPr>
          <w:rFonts w:ascii="Calibri" w:cs="Calibri"/>
        </w:rPr>
        <w:tab/>
        <w:t xml:space="preserve">Araya-Salas, M., and Wright, T. (2013). Open-ended song learning in a hummingbird. Biol. Lett. </w:t>
      </w:r>
      <w:r w:rsidRPr="0034272E">
        <w:rPr>
          <w:rFonts w:ascii="Calibri" w:cs="Calibri"/>
          <w:i/>
          <w:iCs/>
        </w:rPr>
        <w:t>9</w:t>
      </w:r>
      <w:r w:rsidRPr="0034272E">
        <w:rPr>
          <w:rFonts w:ascii="Calibri" w:cs="Calibri"/>
        </w:rPr>
        <w:t>, 20130625. 10.1098/rsbl.2013.0625.</w:t>
      </w:r>
    </w:p>
    <w:p w14:paraId="34227966" w14:textId="77777777" w:rsidR="0034272E" w:rsidRPr="0034272E" w:rsidRDefault="0034272E" w:rsidP="0034272E">
      <w:pPr>
        <w:pStyle w:val="Bibliography"/>
        <w:rPr>
          <w:rFonts w:ascii="Calibri" w:cs="Calibri"/>
        </w:rPr>
      </w:pPr>
      <w:r w:rsidRPr="0034272E">
        <w:rPr>
          <w:rFonts w:ascii="Calibri" w:cs="Calibri"/>
        </w:rPr>
        <w:t>24.</w:t>
      </w:r>
      <w:r w:rsidRPr="0034272E">
        <w:rPr>
          <w:rFonts w:ascii="Calibri" w:cs="Calibri"/>
        </w:rPr>
        <w:tab/>
        <w:t xml:space="preserve">Schusterman, R.J., and Reichmuth, C. (2008). Novel sound production through contingency learning in the Pacific walrus (Odobenus rosmarus divergens). Anim Cogn </w:t>
      </w:r>
      <w:r w:rsidRPr="0034272E">
        <w:rPr>
          <w:rFonts w:ascii="Calibri" w:cs="Calibri"/>
          <w:i/>
          <w:iCs/>
        </w:rPr>
        <w:t>11</w:t>
      </w:r>
      <w:r w:rsidRPr="0034272E">
        <w:rPr>
          <w:rFonts w:ascii="Calibri" w:cs="Calibri"/>
        </w:rPr>
        <w:t>, 319–327. 10.1007/s10071-007-0120-5.</w:t>
      </w:r>
    </w:p>
    <w:p w14:paraId="2997FAAC" w14:textId="77777777" w:rsidR="0034272E" w:rsidRPr="0034272E" w:rsidRDefault="0034272E" w:rsidP="0034272E">
      <w:pPr>
        <w:pStyle w:val="Bibliography"/>
        <w:rPr>
          <w:rFonts w:ascii="Calibri" w:cs="Calibri"/>
        </w:rPr>
      </w:pPr>
      <w:r w:rsidRPr="0034272E">
        <w:rPr>
          <w:rFonts w:ascii="Calibri" w:cs="Calibri"/>
        </w:rPr>
        <w:t>25.</w:t>
      </w:r>
      <w:r w:rsidRPr="0034272E">
        <w:rPr>
          <w:rFonts w:ascii="Calibri" w:cs="Calibri"/>
        </w:rPr>
        <w:tab/>
        <w:t xml:space="preserve">Reichmuth, C., and Casey, C. (2014). Vocal learning in seals, sea lions, and walruses. Current Opinion in Neurobiology </w:t>
      </w:r>
      <w:r w:rsidRPr="0034272E">
        <w:rPr>
          <w:rFonts w:ascii="Calibri" w:cs="Calibri"/>
          <w:i/>
          <w:iCs/>
        </w:rPr>
        <w:t>28</w:t>
      </w:r>
      <w:r w:rsidRPr="0034272E">
        <w:rPr>
          <w:rFonts w:ascii="Calibri" w:cs="Calibri"/>
        </w:rPr>
        <w:t>, 66–71. 10.1016/j.conb.2014.06.011.</w:t>
      </w:r>
    </w:p>
    <w:p w14:paraId="4678704D" w14:textId="77777777" w:rsidR="0034272E" w:rsidRPr="0034272E" w:rsidRDefault="0034272E" w:rsidP="0034272E">
      <w:pPr>
        <w:pStyle w:val="Bibliography"/>
        <w:rPr>
          <w:rFonts w:ascii="Calibri" w:cs="Calibri"/>
        </w:rPr>
      </w:pPr>
      <w:r w:rsidRPr="0034272E">
        <w:rPr>
          <w:rFonts w:ascii="Calibri" w:cs="Calibri"/>
        </w:rPr>
        <w:t>26.</w:t>
      </w:r>
      <w:r w:rsidRPr="0034272E">
        <w:rPr>
          <w:rFonts w:ascii="Calibri" w:cs="Calibri"/>
        </w:rPr>
        <w:tab/>
        <w:t xml:space="preserve">Audet, J.-N., Couture, M., and Jarvis, E.D. (2023). Songbird species that display more-complex vocal learning are better problem-solvers and have larger brains. Science </w:t>
      </w:r>
      <w:r w:rsidRPr="0034272E">
        <w:rPr>
          <w:rFonts w:ascii="Calibri" w:cs="Calibri"/>
          <w:i/>
          <w:iCs/>
        </w:rPr>
        <w:t>381</w:t>
      </w:r>
      <w:r w:rsidRPr="0034272E">
        <w:rPr>
          <w:rFonts w:ascii="Calibri" w:cs="Calibri"/>
        </w:rPr>
        <w:t>, 1170–1175. 10.1126/science.adh3428.</w:t>
      </w:r>
    </w:p>
    <w:p w14:paraId="15790F52" w14:textId="77777777" w:rsidR="0034272E" w:rsidRPr="0034272E" w:rsidRDefault="0034272E" w:rsidP="0034272E">
      <w:pPr>
        <w:pStyle w:val="Bibliography"/>
        <w:rPr>
          <w:rFonts w:ascii="Calibri" w:cs="Calibri"/>
        </w:rPr>
      </w:pPr>
      <w:r w:rsidRPr="0034272E">
        <w:rPr>
          <w:rFonts w:ascii="Calibri" w:cs="Calibri"/>
        </w:rPr>
        <w:lastRenderedPageBreak/>
        <w:t>27.</w:t>
      </w:r>
      <w:r w:rsidRPr="0034272E">
        <w:rPr>
          <w:rFonts w:ascii="Calibri" w:cs="Calibri"/>
        </w:rPr>
        <w:tab/>
        <w:t xml:space="preserve">Lameira, A.R. (2017). Bidding evidence for primate vocal learning and the cultural substrates for speech evolution. Neuroscience &amp; Biobehavioral Reviews </w:t>
      </w:r>
      <w:r w:rsidRPr="0034272E">
        <w:rPr>
          <w:rFonts w:ascii="Calibri" w:cs="Calibri"/>
          <w:i/>
          <w:iCs/>
        </w:rPr>
        <w:t>83</w:t>
      </w:r>
      <w:r w:rsidRPr="0034272E">
        <w:rPr>
          <w:rFonts w:ascii="Calibri" w:cs="Calibri"/>
        </w:rPr>
        <w:t>, 429–439. 10.1016/j.neubiorev.2017.09.021.</w:t>
      </w:r>
    </w:p>
    <w:p w14:paraId="604D6BFE" w14:textId="77777777" w:rsidR="0034272E" w:rsidRPr="0034272E" w:rsidRDefault="0034272E" w:rsidP="0034272E">
      <w:pPr>
        <w:pStyle w:val="Bibliography"/>
        <w:rPr>
          <w:rFonts w:ascii="Calibri" w:cs="Calibri"/>
        </w:rPr>
      </w:pPr>
      <w:r w:rsidRPr="0034272E">
        <w:rPr>
          <w:rFonts w:ascii="Calibri" w:cs="Calibri"/>
        </w:rPr>
        <w:t>28.</w:t>
      </w:r>
      <w:r w:rsidRPr="0034272E">
        <w:rPr>
          <w:rFonts w:ascii="Calibri" w:cs="Calibri"/>
        </w:rPr>
        <w:tab/>
        <w:t xml:space="preserve">Martins, P.T., and Boeckx, C. (2020). Vocal learning: Beyond the continuum. PLoS Biol </w:t>
      </w:r>
      <w:r w:rsidRPr="0034272E">
        <w:rPr>
          <w:rFonts w:ascii="Calibri" w:cs="Calibri"/>
          <w:i/>
          <w:iCs/>
        </w:rPr>
        <w:t>18</w:t>
      </w:r>
      <w:r w:rsidRPr="0034272E">
        <w:rPr>
          <w:rFonts w:ascii="Calibri" w:cs="Calibri"/>
        </w:rPr>
        <w:t>, e3000672. 10.1371/journal.pbio.3000672.</w:t>
      </w:r>
    </w:p>
    <w:p w14:paraId="1534D9C0" w14:textId="77777777" w:rsidR="0034272E" w:rsidRPr="0034272E" w:rsidRDefault="0034272E" w:rsidP="0034272E">
      <w:pPr>
        <w:pStyle w:val="Bibliography"/>
        <w:rPr>
          <w:rFonts w:ascii="Calibri" w:cs="Calibri"/>
        </w:rPr>
      </w:pPr>
      <w:r w:rsidRPr="0034272E">
        <w:rPr>
          <w:rFonts w:ascii="Calibri" w:cs="Calibri"/>
        </w:rPr>
        <w:t>29.</w:t>
      </w:r>
      <w:r w:rsidRPr="0034272E">
        <w:rPr>
          <w:rFonts w:ascii="Calibri" w:cs="Calibri"/>
        </w:rPr>
        <w:tab/>
        <w:t xml:space="preserve">Stoeger, A.S., Mietchen, D., Oh, S., de Silva, S., Herbst, C.T., Kwon, S., and Fitch, T.W. (2012). An Asian elephant imitates human speech. Current Biology </w:t>
      </w:r>
      <w:r w:rsidRPr="0034272E">
        <w:rPr>
          <w:rFonts w:ascii="Calibri" w:cs="Calibri"/>
          <w:i/>
          <w:iCs/>
        </w:rPr>
        <w:t>22</w:t>
      </w:r>
      <w:r w:rsidRPr="0034272E">
        <w:rPr>
          <w:rFonts w:ascii="Calibri" w:cs="Calibri"/>
        </w:rPr>
        <w:t>, 2144–2148. 10.1016/j.cub.2012.09.022.</w:t>
      </w:r>
    </w:p>
    <w:p w14:paraId="27925280" w14:textId="77777777" w:rsidR="0034272E" w:rsidRPr="0034272E" w:rsidRDefault="0034272E" w:rsidP="0034272E">
      <w:pPr>
        <w:pStyle w:val="Bibliography"/>
        <w:rPr>
          <w:rFonts w:ascii="Calibri" w:cs="Calibri"/>
        </w:rPr>
      </w:pPr>
      <w:r w:rsidRPr="0034272E">
        <w:rPr>
          <w:rFonts w:ascii="Calibri" w:cs="Calibri"/>
        </w:rPr>
        <w:t>30.</w:t>
      </w:r>
      <w:r w:rsidRPr="0034272E">
        <w:rPr>
          <w:rFonts w:ascii="Calibri" w:cs="Calibri"/>
        </w:rPr>
        <w:tab/>
        <w:t xml:space="preserve">Garcia, S.M., Kopuchian, C., Mindlin, G.B., Fuxjager, M.J., Tubaro, P.L., and Goller, F. (2017). Evolution of Vocal Diversity through Morphological Adaptation without Vocal Learning or Complex Neural Control. Current Biology </w:t>
      </w:r>
      <w:r w:rsidRPr="0034272E">
        <w:rPr>
          <w:rFonts w:ascii="Calibri" w:cs="Calibri"/>
          <w:i/>
          <w:iCs/>
        </w:rPr>
        <w:t>27</w:t>
      </w:r>
      <w:r w:rsidRPr="0034272E">
        <w:rPr>
          <w:rFonts w:ascii="Calibri" w:cs="Calibri"/>
        </w:rPr>
        <w:t>, 2677-2683.e3. 10.1016/j.cub.2017.07.059.</w:t>
      </w:r>
    </w:p>
    <w:p w14:paraId="3373B15F" w14:textId="77777777" w:rsidR="0034272E" w:rsidRPr="0034272E" w:rsidRDefault="0034272E" w:rsidP="0034272E">
      <w:pPr>
        <w:pStyle w:val="Bibliography"/>
        <w:rPr>
          <w:rFonts w:ascii="Calibri" w:cs="Calibri"/>
        </w:rPr>
      </w:pPr>
      <w:r w:rsidRPr="0034272E">
        <w:rPr>
          <w:rFonts w:ascii="Calibri" w:cs="Calibri"/>
        </w:rPr>
        <w:t>31.</w:t>
      </w:r>
      <w:r w:rsidRPr="0034272E">
        <w:rPr>
          <w:rFonts w:ascii="Calibri" w:cs="Calibri"/>
        </w:rPr>
        <w:tab/>
        <w:t xml:space="preserve">Taylor, A., and Reby, D. (2010). The contribution of source–filter theory to mammal vocal communication research. Journal of Zoology </w:t>
      </w:r>
      <w:r w:rsidRPr="0034272E">
        <w:rPr>
          <w:rFonts w:ascii="Calibri" w:cs="Calibri"/>
          <w:i/>
          <w:iCs/>
        </w:rPr>
        <w:t>280</w:t>
      </w:r>
      <w:r w:rsidRPr="0034272E">
        <w:rPr>
          <w:rFonts w:ascii="Calibri" w:cs="Calibri"/>
        </w:rPr>
        <w:t>, 221–236. 10.1111/j.1469-7998.2009.00661.x.</w:t>
      </w:r>
    </w:p>
    <w:p w14:paraId="78685E2D" w14:textId="77777777" w:rsidR="0034272E" w:rsidRPr="0034272E" w:rsidRDefault="0034272E" w:rsidP="0034272E">
      <w:pPr>
        <w:pStyle w:val="Bibliography"/>
        <w:rPr>
          <w:rFonts w:ascii="Calibri" w:cs="Calibri"/>
        </w:rPr>
      </w:pPr>
      <w:r w:rsidRPr="0034272E">
        <w:rPr>
          <w:rFonts w:ascii="Calibri" w:cs="Calibri"/>
        </w:rPr>
        <w:t>32.</w:t>
      </w:r>
      <w:r w:rsidRPr="0034272E">
        <w:rPr>
          <w:rFonts w:ascii="Calibri" w:cs="Calibri"/>
        </w:rPr>
        <w:tab/>
        <w:t xml:space="preserve">Petkov, C.I., and Jarvis, E.D. (2012). Birds, primates, and spoken language origins: behavioral phenotypes and neurobiological substrates. Frontiers in Evolutionary Neuroscience </w:t>
      </w:r>
      <w:r w:rsidRPr="0034272E">
        <w:rPr>
          <w:rFonts w:ascii="Calibri" w:cs="Calibri"/>
          <w:i/>
          <w:iCs/>
        </w:rPr>
        <w:t>4</w:t>
      </w:r>
      <w:r w:rsidRPr="0034272E">
        <w:rPr>
          <w:rFonts w:ascii="Calibri" w:cs="Calibri"/>
        </w:rPr>
        <w:t>, 12. 10.3389/fnevo.2012.00012.</w:t>
      </w:r>
    </w:p>
    <w:p w14:paraId="56F1EE4A" w14:textId="77777777" w:rsidR="0034272E" w:rsidRPr="0034272E" w:rsidRDefault="0034272E" w:rsidP="0034272E">
      <w:pPr>
        <w:pStyle w:val="Bibliography"/>
        <w:rPr>
          <w:rFonts w:ascii="Calibri" w:cs="Calibri"/>
        </w:rPr>
      </w:pPr>
      <w:r w:rsidRPr="0034272E">
        <w:rPr>
          <w:rFonts w:ascii="Calibri" w:cs="Calibri"/>
        </w:rPr>
        <w:t>33.</w:t>
      </w:r>
      <w:r w:rsidRPr="0034272E">
        <w:rPr>
          <w:rFonts w:ascii="Calibri" w:cs="Calibri"/>
        </w:rPr>
        <w:tab/>
        <w:t xml:space="preserve">Anikin, A., ath, R., and Persson, T. (2017). Human Non-linguistic Vocal Repertoire: Call Types and Their Meaning. Journal of Nonverbal Behavior </w:t>
      </w:r>
      <w:r w:rsidRPr="0034272E">
        <w:rPr>
          <w:rFonts w:ascii="Calibri" w:cs="Calibri"/>
          <w:i/>
          <w:iCs/>
        </w:rPr>
        <w:t>37</w:t>
      </w:r>
      <w:r w:rsidRPr="0034272E">
        <w:rPr>
          <w:rFonts w:ascii="Calibri" w:cs="Calibri"/>
        </w:rPr>
        <w:t>, 1–28. 10.1007/s10919-017-0267-y.</w:t>
      </w:r>
    </w:p>
    <w:p w14:paraId="1A4F7629" w14:textId="77777777" w:rsidR="0034272E" w:rsidRPr="0034272E" w:rsidRDefault="0034272E" w:rsidP="0034272E">
      <w:pPr>
        <w:pStyle w:val="Bibliography"/>
        <w:rPr>
          <w:rFonts w:ascii="Calibri" w:cs="Calibri"/>
        </w:rPr>
      </w:pPr>
      <w:r w:rsidRPr="0034272E">
        <w:rPr>
          <w:rFonts w:ascii="Calibri" w:cs="Calibri"/>
        </w:rPr>
        <w:t>34.</w:t>
      </w:r>
      <w:r w:rsidRPr="0034272E">
        <w:rPr>
          <w:rFonts w:ascii="Calibri" w:cs="Calibri"/>
        </w:rPr>
        <w:tab/>
        <w:t>Ladefoged, P., and Maddieson, I. (1996). The Sounds of the World’s Languages (John Wiley {&amp; Sons).</w:t>
      </w:r>
    </w:p>
    <w:p w14:paraId="7574BE3C" w14:textId="77777777" w:rsidR="0034272E" w:rsidRPr="0034272E" w:rsidRDefault="0034272E" w:rsidP="0034272E">
      <w:pPr>
        <w:pStyle w:val="Bibliography"/>
        <w:rPr>
          <w:rFonts w:ascii="Calibri" w:cs="Calibri"/>
        </w:rPr>
      </w:pPr>
      <w:r w:rsidRPr="0034272E">
        <w:rPr>
          <w:rFonts w:ascii="Calibri" w:cs="Calibri"/>
        </w:rPr>
        <w:t>35.</w:t>
      </w:r>
      <w:r w:rsidRPr="0034272E">
        <w:rPr>
          <w:rFonts w:ascii="Calibri" w:cs="Calibri"/>
        </w:rPr>
        <w:tab/>
        <w:t>Moran, S., and McCloy, D. (2019). PHOIBLE 2.0 (Max Planck Institute for the Science of Human History).</w:t>
      </w:r>
    </w:p>
    <w:p w14:paraId="1AB2FE9B" w14:textId="77777777" w:rsidR="0034272E" w:rsidRPr="0034272E" w:rsidRDefault="0034272E" w:rsidP="0034272E">
      <w:pPr>
        <w:pStyle w:val="Bibliography"/>
        <w:rPr>
          <w:rFonts w:ascii="Calibri" w:cs="Calibri"/>
        </w:rPr>
      </w:pPr>
      <w:r w:rsidRPr="0034272E">
        <w:rPr>
          <w:rFonts w:ascii="Calibri" w:cs="Calibri"/>
        </w:rPr>
        <w:t>36.</w:t>
      </w:r>
      <w:r w:rsidRPr="0034272E">
        <w:rPr>
          <w:rFonts w:ascii="Calibri" w:cs="Calibri"/>
        </w:rPr>
        <w:tab/>
        <w:t xml:space="preserve">Golinkoff, R.M., Hoff, E., Rowe, M.L., Tamis‐LeMonda, C.S., and Hirsh‐Pasek, K. (2019). Language Matters: Denying the Existence of the 30‐Million‐Word Gap Has Serious Consequences. Child Dev </w:t>
      </w:r>
      <w:r w:rsidRPr="0034272E">
        <w:rPr>
          <w:rFonts w:ascii="Calibri" w:cs="Calibri"/>
          <w:i/>
          <w:iCs/>
        </w:rPr>
        <w:t>90</w:t>
      </w:r>
      <w:r w:rsidRPr="0034272E">
        <w:rPr>
          <w:rFonts w:ascii="Calibri" w:cs="Calibri"/>
        </w:rPr>
        <w:t>, 985–992. 10.1111/cdev.13128.</w:t>
      </w:r>
    </w:p>
    <w:p w14:paraId="5FDE4F0E" w14:textId="77777777" w:rsidR="0034272E" w:rsidRPr="0034272E" w:rsidRDefault="0034272E" w:rsidP="0034272E">
      <w:pPr>
        <w:pStyle w:val="Bibliography"/>
        <w:rPr>
          <w:rFonts w:ascii="Calibri" w:cs="Calibri"/>
        </w:rPr>
      </w:pPr>
      <w:r w:rsidRPr="0034272E">
        <w:rPr>
          <w:rFonts w:ascii="Calibri" w:cs="Calibri"/>
        </w:rPr>
        <w:t>37.</w:t>
      </w:r>
      <w:r w:rsidRPr="0034272E">
        <w:rPr>
          <w:rFonts w:ascii="Calibri" w:cs="Calibri"/>
        </w:rPr>
        <w:tab/>
        <w:t>Bates, E., Dale, P.S., and Thal, D. (2019). Individual Differences and their Implications for Theories of Language Development. In The Handbook of Child Language, P. Fletcher and B. MacWhinney, eds. (Blackwell Publishing Ltd), pp. 95–151. 10.1111/b.9780631203124.1996.00005.x.</w:t>
      </w:r>
    </w:p>
    <w:p w14:paraId="6E8BC89D" w14:textId="77777777" w:rsidR="0034272E" w:rsidRPr="0034272E" w:rsidRDefault="0034272E" w:rsidP="0034272E">
      <w:pPr>
        <w:pStyle w:val="Bibliography"/>
        <w:rPr>
          <w:rFonts w:ascii="Calibri" w:cs="Calibri"/>
        </w:rPr>
      </w:pPr>
      <w:r w:rsidRPr="0034272E">
        <w:rPr>
          <w:rFonts w:ascii="Calibri" w:cs="Calibri"/>
        </w:rPr>
        <w:t>38.</w:t>
      </w:r>
      <w:r w:rsidRPr="0034272E">
        <w:rPr>
          <w:rFonts w:ascii="Calibri" w:cs="Calibri"/>
        </w:rPr>
        <w:tab/>
        <w:t xml:space="preserve">Belyk, M., Johnson, J.F., and Kotz, S.A. (2018). Poor neuro-motor tuning of the human larynx: a comparison of sung and whistled pitch imitation. Royal Society Open Science </w:t>
      </w:r>
      <w:r w:rsidRPr="0034272E">
        <w:rPr>
          <w:rFonts w:ascii="Calibri" w:cs="Calibri"/>
          <w:i/>
          <w:iCs/>
        </w:rPr>
        <w:t>5</w:t>
      </w:r>
      <w:r w:rsidRPr="0034272E">
        <w:rPr>
          <w:rFonts w:ascii="Calibri" w:cs="Calibri"/>
        </w:rPr>
        <w:t>, 171544. 10.1098/rsos.171544.</w:t>
      </w:r>
    </w:p>
    <w:p w14:paraId="039C2AE5" w14:textId="77777777" w:rsidR="0034272E" w:rsidRPr="0034272E" w:rsidRDefault="0034272E" w:rsidP="0034272E">
      <w:pPr>
        <w:pStyle w:val="Bibliography"/>
        <w:rPr>
          <w:rFonts w:ascii="Calibri" w:cs="Calibri"/>
        </w:rPr>
      </w:pPr>
      <w:r w:rsidRPr="0034272E">
        <w:rPr>
          <w:rFonts w:ascii="Calibri" w:cs="Calibri"/>
        </w:rPr>
        <w:lastRenderedPageBreak/>
        <w:t>39.</w:t>
      </w:r>
      <w:r w:rsidRPr="0034272E">
        <w:rPr>
          <w:rFonts w:ascii="Calibri" w:cs="Calibri"/>
        </w:rPr>
        <w:tab/>
        <w:t xml:space="preserve">Salmi, R., Szczupider, M., and Carrigan, J. (2022). A novel attention-getting vocalization in zoo-housed western gorillas. PLoS ONE </w:t>
      </w:r>
      <w:r w:rsidRPr="0034272E">
        <w:rPr>
          <w:rFonts w:ascii="Calibri" w:cs="Calibri"/>
          <w:i/>
          <w:iCs/>
        </w:rPr>
        <w:t>17</w:t>
      </w:r>
      <w:r w:rsidRPr="0034272E">
        <w:rPr>
          <w:rFonts w:ascii="Calibri" w:cs="Calibri"/>
        </w:rPr>
        <w:t>, e0271871. 10.1371/journal.pone.0271871.</w:t>
      </w:r>
    </w:p>
    <w:p w14:paraId="19265069" w14:textId="77777777" w:rsidR="0034272E" w:rsidRPr="0034272E" w:rsidRDefault="0034272E" w:rsidP="0034272E">
      <w:pPr>
        <w:pStyle w:val="Bibliography"/>
        <w:rPr>
          <w:rFonts w:ascii="Calibri" w:cs="Calibri"/>
        </w:rPr>
      </w:pPr>
      <w:r w:rsidRPr="0034272E">
        <w:rPr>
          <w:rFonts w:ascii="Calibri" w:cs="Calibri"/>
        </w:rPr>
        <w:t>40.</w:t>
      </w:r>
      <w:r w:rsidRPr="0034272E">
        <w:rPr>
          <w:rFonts w:ascii="Calibri" w:cs="Calibri"/>
        </w:rPr>
        <w:tab/>
        <w:t xml:space="preserve">Hopkins, W.D., Taglialatela, J.P., and Leavens, D.A. (2007). Chimpanzees differentially produce novel vocalizations to capture the attention of a human. Animal Behaviour </w:t>
      </w:r>
      <w:r w:rsidRPr="0034272E">
        <w:rPr>
          <w:rFonts w:ascii="Calibri" w:cs="Calibri"/>
          <w:i/>
          <w:iCs/>
        </w:rPr>
        <w:t>73</w:t>
      </w:r>
      <w:r w:rsidRPr="0034272E">
        <w:rPr>
          <w:rFonts w:ascii="Calibri" w:cs="Calibri"/>
        </w:rPr>
        <w:t>, 281–286.</w:t>
      </w:r>
    </w:p>
    <w:p w14:paraId="6DE78EFA" w14:textId="77777777" w:rsidR="0034272E" w:rsidRPr="0034272E" w:rsidRDefault="0034272E" w:rsidP="0034272E">
      <w:pPr>
        <w:pStyle w:val="Bibliography"/>
        <w:rPr>
          <w:rFonts w:ascii="Calibri" w:cs="Calibri"/>
        </w:rPr>
      </w:pPr>
      <w:r w:rsidRPr="0034272E">
        <w:rPr>
          <w:rFonts w:ascii="Calibri" w:cs="Calibri"/>
        </w:rPr>
        <w:t>41.</w:t>
      </w:r>
      <w:r w:rsidRPr="0034272E">
        <w:rPr>
          <w:rFonts w:ascii="Calibri" w:cs="Calibri"/>
        </w:rPr>
        <w:tab/>
        <w:t xml:space="preserve">Lameira, A.R., Hardus, M.E., Mielke, A., Wich, S.A., and Shumaker, R.W. (2016). Vocal fold control beyond the species-specific repertoire in an orang-utan. Scientific reports </w:t>
      </w:r>
      <w:r w:rsidRPr="0034272E">
        <w:rPr>
          <w:rFonts w:ascii="Calibri" w:cs="Calibri"/>
          <w:i/>
          <w:iCs/>
        </w:rPr>
        <w:t>6</w:t>
      </w:r>
      <w:r w:rsidRPr="0034272E">
        <w:rPr>
          <w:rFonts w:ascii="Calibri" w:cs="Calibri"/>
        </w:rPr>
        <w:t>, 30315. 10.1038/srep30315.</w:t>
      </w:r>
    </w:p>
    <w:p w14:paraId="67650DEB" w14:textId="77777777" w:rsidR="0034272E" w:rsidRPr="0034272E" w:rsidRDefault="0034272E" w:rsidP="0034272E">
      <w:pPr>
        <w:pStyle w:val="Bibliography"/>
        <w:rPr>
          <w:rFonts w:ascii="Calibri" w:cs="Calibri"/>
        </w:rPr>
      </w:pPr>
      <w:r w:rsidRPr="0034272E">
        <w:rPr>
          <w:rFonts w:ascii="Calibri" w:cs="Calibri"/>
        </w:rPr>
        <w:t>42.</w:t>
      </w:r>
      <w:r w:rsidRPr="0034272E">
        <w:rPr>
          <w:rFonts w:ascii="Calibri" w:cs="Calibri"/>
        </w:rPr>
        <w:tab/>
        <w:t xml:space="preserve">Lameira, A.R., Hardus, M.E., Bartlett, A.M., Shumaker, R.W., Wich, S.A., and Menken, S.B. (2015). Speech-like rhythm in a voiced and voiceless orangutan call. PloS one </w:t>
      </w:r>
      <w:r w:rsidRPr="0034272E">
        <w:rPr>
          <w:rFonts w:ascii="Calibri" w:cs="Calibri"/>
          <w:i/>
          <w:iCs/>
        </w:rPr>
        <w:t>10</w:t>
      </w:r>
      <w:r w:rsidRPr="0034272E">
        <w:rPr>
          <w:rFonts w:ascii="Calibri" w:cs="Calibri"/>
        </w:rPr>
        <w:t>, e116136. 10.1371/journal.pone.0116136.</w:t>
      </w:r>
    </w:p>
    <w:p w14:paraId="2AD3EF60" w14:textId="77777777" w:rsidR="0034272E" w:rsidRPr="0034272E" w:rsidRDefault="0034272E" w:rsidP="0034272E">
      <w:pPr>
        <w:pStyle w:val="Bibliography"/>
        <w:rPr>
          <w:rFonts w:ascii="Calibri" w:cs="Calibri"/>
        </w:rPr>
      </w:pPr>
      <w:r w:rsidRPr="0034272E">
        <w:rPr>
          <w:rFonts w:ascii="Calibri" w:cs="Calibri"/>
        </w:rPr>
        <w:t>43.</w:t>
      </w:r>
      <w:r w:rsidRPr="0034272E">
        <w:rPr>
          <w:rFonts w:ascii="Calibri" w:cs="Calibri"/>
        </w:rPr>
        <w:tab/>
        <w:t xml:space="preserve">Lameira, A.R., and Shumaker, R.W. (2019). Orangutans show active voicing through a membranophone. Sci Rep </w:t>
      </w:r>
      <w:r w:rsidRPr="0034272E">
        <w:rPr>
          <w:rFonts w:ascii="Calibri" w:cs="Calibri"/>
          <w:i/>
          <w:iCs/>
        </w:rPr>
        <w:t>9</w:t>
      </w:r>
      <w:r w:rsidRPr="0034272E">
        <w:rPr>
          <w:rFonts w:ascii="Calibri" w:cs="Calibri"/>
        </w:rPr>
        <w:t>, 12289. 10.1038/s41598-019-48760-7.</w:t>
      </w:r>
    </w:p>
    <w:p w14:paraId="1F930B25" w14:textId="77777777" w:rsidR="0034272E" w:rsidRPr="0034272E" w:rsidRDefault="0034272E" w:rsidP="0034272E">
      <w:pPr>
        <w:pStyle w:val="Bibliography"/>
        <w:rPr>
          <w:rFonts w:ascii="Calibri" w:cs="Calibri"/>
        </w:rPr>
      </w:pPr>
      <w:r w:rsidRPr="0034272E">
        <w:rPr>
          <w:rFonts w:ascii="Calibri" w:cs="Calibri"/>
        </w:rPr>
        <w:t>44.</w:t>
      </w:r>
      <w:r w:rsidRPr="0034272E">
        <w:rPr>
          <w:rFonts w:ascii="Calibri" w:cs="Calibri"/>
        </w:rPr>
        <w:tab/>
        <w:t xml:space="preserve">Wich, S.A., KRU, T., MICHAEL, Lameira, A.R., ALEXANDER, N., NATASHA, A., Bastian, M.L., Meulman, E., C, M.-B., Helen, Atmoko, S.S., Pamungkas, J., et al. (2012). Call cultures in orang-utans? PloS one </w:t>
      </w:r>
      <w:r w:rsidRPr="0034272E">
        <w:rPr>
          <w:rFonts w:ascii="Calibri" w:cs="Calibri"/>
          <w:i/>
          <w:iCs/>
        </w:rPr>
        <w:t>7</w:t>
      </w:r>
      <w:r w:rsidRPr="0034272E">
        <w:rPr>
          <w:rFonts w:ascii="Calibri" w:cs="Calibri"/>
        </w:rPr>
        <w:t>, e36180. 10.1371/journal.pone.0036180.</w:t>
      </w:r>
    </w:p>
    <w:p w14:paraId="671F590A" w14:textId="77777777" w:rsidR="0034272E" w:rsidRPr="0034272E" w:rsidRDefault="0034272E" w:rsidP="0034272E">
      <w:pPr>
        <w:pStyle w:val="Bibliography"/>
        <w:rPr>
          <w:rFonts w:ascii="Calibri" w:cs="Calibri"/>
        </w:rPr>
      </w:pPr>
      <w:r w:rsidRPr="0034272E">
        <w:rPr>
          <w:rFonts w:ascii="Calibri" w:cs="Calibri"/>
        </w:rPr>
        <w:t>45.</w:t>
      </w:r>
      <w:r w:rsidRPr="0034272E">
        <w:rPr>
          <w:rFonts w:ascii="Calibri" w:cs="Calibri"/>
        </w:rPr>
        <w:tab/>
        <w:t xml:space="preserve">Perlman, M., and Clark, N. (2015). Learned vocal and breathing behavior in an enculturated gorilla. Animal cognition </w:t>
      </w:r>
      <w:r w:rsidRPr="0034272E">
        <w:rPr>
          <w:rFonts w:ascii="Calibri" w:cs="Calibri"/>
          <w:i/>
          <w:iCs/>
        </w:rPr>
        <w:t>18</w:t>
      </w:r>
      <w:r w:rsidRPr="0034272E">
        <w:rPr>
          <w:rFonts w:ascii="Calibri" w:cs="Calibri"/>
        </w:rPr>
        <w:t>, 1165–1179. 10.1007/s10071-015-0889-6.</w:t>
      </w:r>
    </w:p>
    <w:p w14:paraId="38A7C33A" w14:textId="77777777" w:rsidR="0034272E" w:rsidRPr="0034272E" w:rsidRDefault="0034272E" w:rsidP="0034272E">
      <w:pPr>
        <w:pStyle w:val="Bibliography"/>
        <w:rPr>
          <w:rFonts w:ascii="Calibri" w:cs="Calibri"/>
        </w:rPr>
      </w:pPr>
      <w:r w:rsidRPr="0034272E">
        <w:rPr>
          <w:rFonts w:ascii="Calibri" w:cs="Calibri"/>
        </w:rPr>
        <w:t>46.</w:t>
      </w:r>
      <w:r w:rsidRPr="0034272E">
        <w:rPr>
          <w:rFonts w:ascii="Calibri" w:cs="Calibri"/>
        </w:rPr>
        <w:tab/>
        <w:t>Lameira, A.R., Santamaría-Bonfil, G., Galeone, D., Gamba, M., Hardus, M.E., Knott, C.D., Morrogh-Bernard, H., Nowak, M.G., Campbell-Smith, G., and Wich, S.A. (2022). Sociality predicts orangutan vocal phenotype. Nat Ecol Evol. 10.1038/s41559-022-01689-z.</w:t>
      </w:r>
    </w:p>
    <w:p w14:paraId="16F965CF" w14:textId="77777777" w:rsidR="0034272E" w:rsidRPr="0034272E" w:rsidRDefault="0034272E" w:rsidP="0034272E">
      <w:pPr>
        <w:pStyle w:val="Bibliography"/>
        <w:rPr>
          <w:rFonts w:ascii="Calibri" w:cs="Calibri"/>
        </w:rPr>
      </w:pPr>
      <w:r w:rsidRPr="0034272E">
        <w:rPr>
          <w:rFonts w:ascii="Calibri" w:cs="Calibri"/>
        </w:rPr>
        <w:t>47.</w:t>
      </w:r>
      <w:r w:rsidRPr="0034272E">
        <w:rPr>
          <w:rFonts w:ascii="Calibri" w:cs="Calibri"/>
        </w:rPr>
        <w:tab/>
        <w:t xml:space="preserve">Taglialatela, J.P., Reamer, L., Schapiro, S.J., and Hopkins, W.D. (2012). Social learning of a communicative signal in captive chimpanzees. Biology letters </w:t>
      </w:r>
      <w:r w:rsidRPr="0034272E">
        <w:rPr>
          <w:rFonts w:ascii="Calibri" w:cs="Calibri"/>
          <w:i/>
          <w:iCs/>
        </w:rPr>
        <w:t>8</w:t>
      </w:r>
      <w:r w:rsidRPr="0034272E">
        <w:rPr>
          <w:rFonts w:ascii="Calibri" w:cs="Calibri"/>
        </w:rPr>
        <w:t>, 498–501. 10.1098/rsbl.2012.0113.</w:t>
      </w:r>
    </w:p>
    <w:p w14:paraId="78C37297" w14:textId="77777777" w:rsidR="0034272E" w:rsidRPr="0034272E" w:rsidRDefault="0034272E" w:rsidP="0034272E">
      <w:pPr>
        <w:pStyle w:val="Bibliography"/>
        <w:rPr>
          <w:rFonts w:ascii="Calibri" w:cs="Calibri"/>
        </w:rPr>
      </w:pPr>
      <w:r w:rsidRPr="0034272E">
        <w:rPr>
          <w:rFonts w:ascii="Calibri" w:cs="Calibri"/>
        </w:rPr>
        <w:t>48.</w:t>
      </w:r>
      <w:r w:rsidRPr="0034272E">
        <w:rPr>
          <w:rFonts w:ascii="Calibri" w:cs="Calibri"/>
        </w:rPr>
        <w:tab/>
        <w:t xml:space="preserve">Russell, J.L., Joseph, M., Hopkins, W.D., and Taglialatela, J.P. (2013). Vocal learning of a communicative signal in captive chimpanzees, Pan troglodytes. Brain and Language </w:t>
      </w:r>
      <w:r w:rsidRPr="0034272E">
        <w:rPr>
          <w:rFonts w:ascii="Calibri" w:cs="Calibri"/>
          <w:i/>
          <w:iCs/>
        </w:rPr>
        <w:t>127</w:t>
      </w:r>
      <w:r w:rsidRPr="0034272E">
        <w:rPr>
          <w:rFonts w:ascii="Calibri" w:cs="Calibri"/>
        </w:rPr>
        <w:t>, 520–525. 10.1016/j.bandl.2013.09.009.</w:t>
      </w:r>
    </w:p>
    <w:p w14:paraId="7D0FF420" w14:textId="77777777" w:rsidR="0034272E" w:rsidRPr="0034272E" w:rsidRDefault="0034272E" w:rsidP="0034272E">
      <w:pPr>
        <w:pStyle w:val="Bibliography"/>
        <w:rPr>
          <w:rFonts w:ascii="Calibri" w:cs="Calibri"/>
        </w:rPr>
      </w:pPr>
      <w:r w:rsidRPr="0034272E">
        <w:rPr>
          <w:rFonts w:ascii="Calibri" w:cs="Calibri"/>
        </w:rPr>
        <w:t>49.</w:t>
      </w:r>
      <w:r w:rsidRPr="0034272E">
        <w:rPr>
          <w:rFonts w:ascii="Calibri" w:cs="Calibri"/>
        </w:rPr>
        <w:tab/>
        <w:t xml:space="preserve">Watson, S.K., Townsend, S.W., Schel, A.M., Wilke, C., Wallace, E.K., Cheng, L., West, V., and Slocombe, K.E. (2015). Vocal Learning in the Functionally Referential Food Grunts of Chimpanzees. Current Biology </w:t>
      </w:r>
      <w:r w:rsidRPr="0034272E">
        <w:rPr>
          <w:rFonts w:ascii="Calibri" w:cs="Calibri"/>
          <w:i/>
          <w:iCs/>
        </w:rPr>
        <w:t>25</w:t>
      </w:r>
      <w:r w:rsidRPr="0034272E">
        <w:rPr>
          <w:rFonts w:ascii="Calibri" w:cs="Calibri"/>
        </w:rPr>
        <w:t>, 495–499. 10.1016/j.cub.2014.12.032.</w:t>
      </w:r>
    </w:p>
    <w:p w14:paraId="681577C5" w14:textId="77777777" w:rsidR="0034272E" w:rsidRPr="0034272E" w:rsidRDefault="0034272E" w:rsidP="0034272E">
      <w:pPr>
        <w:pStyle w:val="Bibliography"/>
        <w:rPr>
          <w:rFonts w:ascii="Calibri" w:cs="Calibri"/>
        </w:rPr>
      </w:pPr>
      <w:r w:rsidRPr="0034272E">
        <w:rPr>
          <w:rFonts w:ascii="Calibri" w:cs="Calibri"/>
        </w:rPr>
        <w:t>50.</w:t>
      </w:r>
      <w:r w:rsidRPr="0034272E">
        <w:rPr>
          <w:rFonts w:ascii="Calibri" w:cs="Calibri"/>
        </w:rPr>
        <w:tab/>
        <w:t xml:space="preserve">Hopkins, W., and E, S.-R. (1991). Vocal communication as a function of differential rearing experiences in Pan paniscus: A preliminary report. International Journal of Primatology </w:t>
      </w:r>
      <w:r w:rsidRPr="0034272E">
        <w:rPr>
          <w:rFonts w:ascii="Calibri" w:cs="Calibri"/>
          <w:i/>
          <w:iCs/>
        </w:rPr>
        <w:t>12</w:t>
      </w:r>
      <w:r w:rsidRPr="0034272E">
        <w:rPr>
          <w:rFonts w:ascii="Calibri" w:cs="Calibri"/>
        </w:rPr>
        <w:t>, 559–583. 10.1007/bf02547670.</w:t>
      </w:r>
    </w:p>
    <w:p w14:paraId="1AA09C0E" w14:textId="77777777" w:rsidR="0034272E" w:rsidRPr="0034272E" w:rsidRDefault="0034272E" w:rsidP="0034272E">
      <w:pPr>
        <w:pStyle w:val="Bibliography"/>
        <w:rPr>
          <w:rFonts w:ascii="Calibri" w:cs="Calibri"/>
        </w:rPr>
      </w:pPr>
      <w:r w:rsidRPr="0034272E">
        <w:rPr>
          <w:rFonts w:ascii="Calibri" w:cs="Calibri"/>
        </w:rPr>
        <w:t>51.</w:t>
      </w:r>
      <w:r w:rsidRPr="0034272E">
        <w:rPr>
          <w:rFonts w:ascii="Calibri" w:cs="Calibri"/>
        </w:rPr>
        <w:tab/>
        <w:t xml:space="preserve">Wich, S., Swartz, K., Hardus, M., Lameira, A., Stromberg, E., and Shumaker, R. (2009). A case of spontaneous acquisition of a human sound by an orangutan. Primates </w:t>
      </w:r>
      <w:r w:rsidRPr="0034272E">
        <w:rPr>
          <w:rFonts w:ascii="Calibri" w:cs="Calibri"/>
          <w:i/>
          <w:iCs/>
        </w:rPr>
        <w:t>50</w:t>
      </w:r>
      <w:r w:rsidRPr="0034272E">
        <w:rPr>
          <w:rFonts w:ascii="Calibri" w:cs="Calibri"/>
        </w:rPr>
        <w:t>, 56–64. 10.1007/s10329-008-0117-y.</w:t>
      </w:r>
    </w:p>
    <w:p w14:paraId="1E8F969C" w14:textId="77777777" w:rsidR="0034272E" w:rsidRPr="0034272E" w:rsidRDefault="0034272E" w:rsidP="0034272E">
      <w:pPr>
        <w:pStyle w:val="Bibliography"/>
        <w:rPr>
          <w:rFonts w:ascii="Calibri" w:cs="Calibri"/>
        </w:rPr>
      </w:pPr>
      <w:r w:rsidRPr="0034272E">
        <w:rPr>
          <w:rFonts w:ascii="Calibri" w:cs="Calibri"/>
        </w:rPr>
        <w:lastRenderedPageBreak/>
        <w:t>52.</w:t>
      </w:r>
      <w:r w:rsidRPr="0034272E">
        <w:rPr>
          <w:rFonts w:ascii="Calibri" w:cs="Calibri"/>
        </w:rPr>
        <w:tab/>
        <w:t xml:space="preserve">Pereira, A.S., Kavanagh, E., Hobaiter, C., Slocombe, K.E., and Lameira, A.R. (2020). Chimpanzee lip-smacks confirm primate continuity for speech-rhythm evolution. Biol. Lett. </w:t>
      </w:r>
      <w:r w:rsidRPr="0034272E">
        <w:rPr>
          <w:rFonts w:ascii="Calibri" w:cs="Calibri"/>
          <w:i/>
          <w:iCs/>
        </w:rPr>
        <w:t>16</w:t>
      </w:r>
      <w:r w:rsidRPr="0034272E">
        <w:rPr>
          <w:rFonts w:ascii="Calibri" w:cs="Calibri"/>
        </w:rPr>
        <w:t>, 20200232. 10.1098/rsbl.2020.0232.</w:t>
      </w:r>
    </w:p>
    <w:p w14:paraId="0591AA21" w14:textId="77777777" w:rsidR="0034272E" w:rsidRPr="0034272E" w:rsidRDefault="0034272E" w:rsidP="0034272E">
      <w:pPr>
        <w:pStyle w:val="Bibliography"/>
        <w:rPr>
          <w:rFonts w:ascii="Calibri" w:cs="Calibri"/>
        </w:rPr>
      </w:pPr>
      <w:r w:rsidRPr="0034272E">
        <w:rPr>
          <w:rFonts w:ascii="Calibri" w:cs="Calibri"/>
        </w:rPr>
        <w:t>53.</w:t>
      </w:r>
      <w:r w:rsidRPr="0034272E">
        <w:rPr>
          <w:rFonts w:ascii="Calibri" w:cs="Calibri"/>
        </w:rPr>
        <w:tab/>
        <w:t xml:space="preserve">Lameira, A.R., de Vries, H., Hardus, M.E., Hall, C.P., Setia, T., Spruijt, B.M., Kershenbaum, A., Sterck, E.H., van Noordwijk, M., van Schaik, C., et al. (2013). Predator guild does not influence orangutan alarm call rates and combinations. Behavioral Ecology and Sociobiology </w:t>
      </w:r>
      <w:r w:rsidRPr="0034272E">
        <w:rPr>
          <w:rFonts w:ascii="Calibri" w:cs="Calibri"/>
          <w:i/>
          <w:iCs/>
        </w:rPr>
        <w:t>67</w:t>
      </w:r>
      <w:r w:rsidRPr="0034272E">
        <w:rPr>
          <w:rFonts w:ascii="Calibri" w:cs="Calibri"/>
        </w:rPr>
        <w:t>, 519–528. 10.1007/s00265-012-1471-8.</w:t>
      </w:r>
    </w:p>
    <w:p w14:paraId="40386418" w14:textId="77777777" w:rsidR="0034272E" w:rsidRPr="0034272E" w:rsidRDefault="0034272E" w:rsidP="0034272E">
      <w:pPr>
        <w:pStyle w:val="Bibliography"/>
        <w:rPr>
          <w:rFonts w:ascii="Calibri" w:cs="Calibri"/>
        </w:rPr>
      </w:pPr>
      <w:r w:rsidRPr="0034272E">
        <w:rPr>
          <w:rFonts w:ascii="Calibri" w:cs="Calibri"/>
        </w:rPr>
        <w:t>54.</w:t>
      </w:r>
      <w:r w:rsidRPr="0034272E">
        <w:rPr>
          <w:rFonts w:ascii="Calibri" w:cs="Calibri"/>
        </w:rPr>
        <w:tab/>
        <w:t xml:space="preserve">Kershenbaum, A., Bowles, A.E., Freeberg, T.M., Jin, D.Z., Lameira, A.R., and Bohn, K. (2014). Animal vocal sequences: not the Markov chains we thought they were. Proceedings. Biological sciences / The Royal Society </w:t>
      </w:r>
      <w:r w:rsidRPr="0034272E">
        <w:rPr>
          <w:rFonts w:ascii="Calibri" w:cs="Calibri"/>
          <w:i/>
          <w:iCs/>
        </w:rPr>
        <w:t>281</w:t>
      </w:r>
      <w:r w:rsidRPr="0034272E">
        <w:rPr>
          <w:rFonts w:ascii="Calibri" w:cs="Calibri"/>
        </w:rPr>
        <w:t>, 20141370. 10.1098/rspb.2014.1370.</w:t>
      </w:r>
    </w:p>
    <w:p w14:paraId="4E64B7B9" w14:textId="77777777" w:rsidR="0034272E" w:rsidRPr="0034272E" w:rsidRDefault="0034272E" w:rsidP="0034272E">
      <w:pPr>
        <w:pStyle w:val="Bibliography"/>
        <w:rPr>
          <w:rFonts w:ascii="Calibri" w:cs="Calibri"/>
        </w:rPr>
      </w:pPr>
      <w:r w:rsidRPr="0034272E">
        <w:rPr>
          <w:rFonts w:ascii="Calibri" w:cs="Calibri"/>
        </w:rPr>
        <w:t>55.</w:t>
      </w:r>
      <w:r w:rsidRPr="0034272E">
        <w:rPr>
          <w:rFonts w:ascii="Calibri" w:cs="Calibri"/>
        </w:rPr>
        <w:tab/>
        <w:t xml:space="preserve">Crockford, C., Wittig, R.M., Mundry, R., and Zuberbuhler, K. (2012). Wild chimpanzees inform ignorant group members of danger. Current Biology </w:t>
      </w:r>
      <w:r w:rsidRPr="0034272E">
        <w:rPr>
          <w:rFonts w:ascii="Calibri" w:cs="Calibri"/>
          <w:i/>
          <w:iCs/>
        </w:rPr>
        <w:t>22</w:t>
      </w:r>
      <w:r w:rsidRPr="0034272E">
        <w:rPr>
          <w:rFonts w:ascii="Calibri" w:cs="Calibri"/>
        </w:rPr>
        <w:t>, 142–146.</w:t>
      </w:r>
    </w:p>
    <w:p w14:paraId="08E9073B" w14:textId="77777777" w:rsidR="0034272E" w:rsidRPr="0034272E" w:rsidRDefault="0034272E" w:rsidP="0034272E">
      <w:pPr>
        <w:pStyle w:val="Bibliography"/>
        <w:rPr>
          <w:rFonts w:ascii="Calibri" w:cs="Calibri"/>
        </w:rPr>
      </w:pPr>
      <w:r w:rsidRPr="0034272E">
        <w:rPr>
          <w:rFonts w:ascii="Calibri" w:cs="Calibri"/>
        </w:rPr>
        <w:t>56.</w:t>
      </w:r>
      <w:r w:rsidRPr="0034272E">
        <w:rPr>
          <w:rFonts w:ascii="Calibri" w:cs="Calibri"/>
        </w:rPr>
        <w:tab/>
        <w:t xml:space="preserve">Crockford, C., Wittig, R.M., and Zuberbuhler, K. (2017). Vocalizing in chimpanzees is influenced by social-cognitive processes. Science Advances </w:t>
      </w:r>
      <w:r w:rsidRPr="0034272E">
        <w:rPr>
          <w:rFonts w:ascii="Calibri" w:cs="Calibri"/>
          <w:i/>
          <w:iCs/>
        </w:rPr>
        <w:t>3</w:t>
      </w:r>
      <w:r w:rsidRPr="0034272E">
        <w:rPr>
          <w:rFonts w:ascii="Calibri" w:cs="Calibri"/>
        </w:rPr>
        <w:t>, e1701742. 10.1126/sciadv.1701742.</w:t>
      </w:r>
    </w:p>
    <w:p w14:paraId="6EC71FCC" w14:textId="77777777" w:rsidR="0034272E" w:rsidRPr="0034272E" w:rsidRDefault="0034272E" w:rsidP="0034272E">
      <w:pPr>
        <w:pStyle w:val="Bibliography"/>
        <w:rPr>
          <w:rFonts w:ascii="Calibri" w:cs="Calibri"/>
        </w:rPr>
      </w:pPr>
      <w:r w:rsidRPr="0034272E">
        <w:rPr>
          <w:rFonts w:ascii="Calibri" w:cs="Calibri"/>
        </w:rPr>
        <w:t>57.</w:t>
      </w:r>
      <w:r w:rsidRPr="0034272E">
        <w:rPr>
          <w:rFonts w:ascii="Calibri" w:cs="Calibri"/>
        </w:rPr>
        <w:tab/>
        <w:t xml:space="preserve">Lameira, A.R., and Call, J. (2018). Time-space–displaced responses in the orangutan vocal system. Sci Adv </w:t>
      </w:r>
      <w:r w:rsidRPr="0034272E">
        <w:rPr>
          <w:rFonts w:ascii="Calibri" w:cs="Calibri"/>
          <w:i/>
          <w:iCs/>
        </w:rPr>
        <w:t>4</w:t>
      </w:r>
      <w:r w:rsidRPr="0034272E">
        <w:rPr>
          <w:rFonts w:ascii="Calibri" w:cs="Calibri"/>
        </w:rPr>
        <w:t>, eaau3401. 10.1126/sciadv.aau3401.</w:t>
      </w:r>
    </w:p>
    <w:p w14:paraId="681BCC3E" w14:textId="77777777" w:rsidR="0034272E" w:rsidRPr="0034272E" w:rsidRDefault="0034272E" w:rsidP="0034272E">
      <w:pPr>
        <w:pStyle w:val="Bibliography"/>
        <w:rPr>
          <w:rFonts w:ascii="Calibri" w:cs="Calibri"/>
        </w:rPr>
      </w:pPr>
      <w:r w:rsidRPr="0034272E">
        <w:rPr>
          <w:rFonts w:ascii="Calibri" w:cs="Calibri"/>
        </w:rPr>
        <w:t>58.</w:t>
      </w:r>
      <w:r w:rsidRPr="0034272E">
        <w:rPr>
          <w:rFonts w:ascii="Calibri" w:cs="Calibri"/>
        </w:rPr>
        <w:tab/>
        <w:t>Hardus, M., Lameira, A., Schaik, C., Wich, S., Hardus, M., Lameira, A., Schaik, C., and Wich, S. (2009). Tool use in wild orang-utans modifies sound production: a functionally deceptive innovation? 10.1098/rspb.2009.1027.</w:t>
      </w:r>
    </w:p>
    <w:p w14:paraId="0D775F63" w14:textId="77777777" w:rsidR="0034272E" w:rsidRPr="0034272E" w:rsidRDefault="0034272E" w:rsidP="0034272E">
      <w:pPr>
        <w:pStyle w:val="Bibliography"/>
        <w:rPr>
          <w:rFonts w:ascii="Calibri" w:cs="Calibri"/>
        </w:rPr>
      </w:pPr>
      <w:r w:rsidRPr="0034272E">
        <w:rPr>
          <w:rFonts w:ascii="Calibri" w:cs="Calibri"/>
        </w:rPr>
        <w:t>59.</w:t>
      </w:r>
      <w:r w:rsidRPr="0034272E">
        <w:rPr>
          <w:rFonts w:ascii="Calibri" w:cs="Calibri"/>
        </w:rPr>
        <w:tab/>
        <w:t xml:space="preserve">Lameira, A.R., Hardus, M., Nouwen, K., Topelberg, E., Delgado, R.A., Spruijt, B.M., Sterck, E., Knott, C., and Wich, S. (2013). Population-specific use of the same tool-assisted alarm call between two wild orangutan populations (Pongo pygmaeus wurmbii) indicates functional arbitrariness. Plos One </w:t>
      </w:r>
      <w:r w:rsidRPr="0034272E">
        <w:rPr>
          <w:rFonts w:ascii="Calibri" w:cs="Calibri"/>
          <w:i/>
          <w:iCs/>
        </w:rPr>
        <w:t>8</w:t>
      </w:r>
      <w:r w:rsidRPr="0034272E">
        <w:rPr>
          <w:rFonts w:ascii="Calibri" w:cs="Calibri"/>
        </w:rPr>
        <w:t>, e69749. 10.1371/journal.pone.0069749.</w:t>
      </w:r>
    </w:p>
    <w:p w14:paraId="37930BEB" w14:textId="77777777" w:rsidR="0034272E" w:rsidRPr="0034272E" w:rsidRDefault="0034272E" w:rsidP="0034272E">
      <w:pPr>
        <w:pStyle w:val="Bibliography"/>
        <w:rPr>
          <w:rFonts w:ascii="Calibri" w:cs="Calibri"/>
        </w:rPr>
      </w:pPr>
      <w:r w:rsidRPr="0034272E">
        <w:rPr>
          <w:rFonts w:ascii="Calibri" w:cs="Calibri"/>
        </w:rPr>
        <w:t>60.</w:t>
      </w:r>
      <w:r w:rsidRPr="0034272E">
        <w:rPr>
          <w:rFonts w:ascii="Calibri" w:cs="Calibri"/>
        </w:rPr>
        <w:tab/>
        <w:t xml:space="preserve">Okubo, T.S., Mackevicius, E.L., Payne, H.L., Lynch, G.F., and Fee, M.S. (2015). Growth and splitting of neural sequences in songbird vocal development. Nature </w:t>
      </w:r>
      <w:r w:rsidRPr="0034272E">
        <w:rPr>
          <w:rFonts w:ascii="Calibri" w:cs="Calibri"/>
          <w:i/>
          <w:iCs/>
        </w:rPr>
        <w:t>528</w:t>
      </w:r>
      <w:r w:rsidRPr="0034272E">
        <w:rPr>
          <w:rFonts w:ascii="Calibri" w:cs="Calibri"/>
        </w:rPr>
        <w:t>, 352–357. 10.1038/nature15741.</w:t>
      </w:r>
    </w:p>
    <w:p w14:paraId="1F3CFDA1" w14:textId="77777777" w:rsidR="0034272E" w:rsidRPr="0034272E" w:rsidRDefault="0034272E" w:rsidP="0034272E">
      <w:pPr>
        <w:pStyle w:val="Bibliography"/>
        <w:rPr>
          <w:rFonts w:ascii="Calibri" w:cs="Calibri"/>
        </w:rPr>
      </w:pPr>
      <w:r w:rsidRPr="0034272E">
        <w:rPr>
          <w:rFonts w:ascii="Calibri" w:cs="Calibri"/>
        </w:rPr>
        <w:t>61.</w:t>
      </w:r>
      <w:r w:rsidRPr="0034272E">
        <w:rPr>
          <w:rFonts w:ascii="Calibri" w:cs="Calibri"/>
        </w:rPr>
        <w:tab/>
        <w:t xml:space="preserve">Fehér, O. (2017). Atypical birdsong and artificial languages provide insights into how communication systems are shaped by learning, use, and transmission. Psychon Bull Rev </w:t>
      </w:r>
      <w:r w:rsidRPr="0034272E">
        <w:rPr>
          <w:rFonts w:ascii="Calibri" w:cs="Calibri"/>
          <w:i/>
          <w:iCs/>
        </w:rPr>
        <w:t>24</w:t>
      </w:r>
      <w:r w:rsidRPr="0034272E">
        <w:rPr>
          <w:rFonts w:ascii="Calibri" w:cs="Calibri"/>
        </w:rPr>
        <w:t>, 97–105. 10.3758/s13423-016-1107-5.</w:t>
      </w:r>
    </w:p>
    <w:p w14:paraId="01DAD95E" w14:textId="77777777" w:rsidR="0034272E" w:rsidRPr="0034272E" w:rsidRDefault="0034272E" w:rsidP="0034272E">
      <w:pPr>
        <w:pStyle w:val="Bibliography"/>
        <w:rPr>
          <w:rFonts w:ascii="Calibri" w:cs="Calibri"/>
        </w:rPr>
      </w:pPr>
      <w:r w:rsidRPr="0034272E">
        <w:rPr>
          <w:rFonts w:ascii="Calibri" w:cs="Calibri"/>
        </w:rPr>
        <w:t>62.</w:t>
      </w:r>
      <w:r w:rsidRPr="0034272E">
        <w:rPr>
          <w:rFonts w:ascii="Calibri" w:cs="Calibri"/>
        </w:rPr>
        <w:tab/>
        <w:t xml:space="preserve">Laland, K.N., and Janik, V.M. (2006). The animal cultures debate. Trends in Ecology {&amp; Evolution </w:t>
      </w:r>
      <w:r w:rsidRPr="0034272E">
        <w:rPr>
          <w:rFonts w:ascii="Calibri" w:cs="Calibri"/>
          <w:i/>
          <w:iCs/>
        </w:rPr>
        <w:t>21</w:t>
      </w:r>
      <w:r w:rsidRPr="0034272E">
        <w:rPr>
          <w:rFonts w:ascii="Calibri" w:cs="Calibri"/>
        </w:rPr>
        <w:t>, 542–547.</w:t>
      </w:r>
    </w:p>
    <w:p w14:paraId="43D19063" w14:textId="77777777" w:rsidR="0034272E" w:rsidRPr="0034272E" w:rsidRDefault="0034272E" w:rsidP="0034272E">
      <w:pPr>
        <w:pStyle w:val="Bibliography"/>
        <w:rPr>
          <w:rFonts w:ascii="Calibri" w:cs="Calibri"/>
        </w:rPr>
      </w:pPr>
      <w:r w:rsidRPr="0034272E">
        <w:rPr>
          <w:rFonts w:ascii="Calibri" w:cs="Calibri"/>
        </w:rPr>
        <w:t>63.</w:t>
      </w:r>
      <w:r w:rsidRPr="0034272E">
        <w:rPr>
          <w:rFonts w:ascii="Calibri" w:cs="Calibri"/>
        </w:rPr>
        <w:tab/>
        <w:t xml:space="preserve">Tchernichovski, O. (2001). Dynamics of the Vocal Imitation Process: How a Zebra Finch Learns Its Song. Science </w:t>
      </w:r>
      <w:r w:rsidRPr="0034272E">
        <w:rPr>
          <w:rFonts w:ascii="Calibri" w:cs="Calibri"/>
          <w:i/>
          <w:iCs/>
        </w:rPr>
        <w:t>291</w:t>
      </w:r>
      <w:r w:rsidRPr="0034272E">
        <w:rPr>
          <w:rFonts w:ascii="Calibri" w:cs="Calibri"/>
        </w:rPr>
        <w:t>, 2564–2569. 10.1126/science.1058522.</w:t>
      </w:r>
    </w:p>
    <w:p w14:paraId="599D0A5F" w14:textId="77777777" w:rsidR="0034272E" w:rsidRPr="0034272E" w:rsidRDefault="0034272E" w:rsidP="0034272E">
      <w:pPr>
        <w:pStyle w:val="Bibliography"/>
        <w:rPr>
          <w:rFonts w:ascii="Calibri" w:cs="Calibri"/>
        </w:rPr>
      </w:pPr>
      <w:r w:rsidRPr="0034272E">
        <w:rPr>
          <w:rFonts w:ascii="Calibri" w:cs="Calibri"/>
        </w:rPr>
        <w:lastRenderedPageBreak/>
        <w:t>64.</w:t>
      </w:r>
      <w:r w:rsidRPr="0034272E">
        <w:rPr>
          <w:rFonts w:ascii="Calibri" w:cs="Calibri"/>
        </w:rPr>
        <w:tab/>
        <w:t xml:space="preserve">Tchernichovski, O., Lints, T., Mitra, P.P., and Nottebohm, F. (1999). Vocal imitation in zebra finches is inversely related to model abundance. Proceedings of the National Academy of Sciences </w:t>
      </w:r>
      <w:r w:rsidRPr="0034272E">
        <w:rPr>
          <w:rFonts w:ascii="Calibri" w:cs="Calibri"/>
          <w:i/>
          <w:iCs/>
        </w:rPr>
        <w:t>96</w:t>
      </w:r>
      <w:r w:rsidRPr="0034272E">
        <w:rPr>
          <w:rFonts w:ascii="Calibri" w:cs="Calibri"/>
        </w:rPr>
        <w:t>, 12901–12904. 10.1073/pnas.96.22.12901.</w:t>
      </w:r>
    </w:p>
    <w:p w14:paraId="78A3B846" w14:textId="77777777" w:rsidR="0034272E" w:rsidRPr="0034272E" w:rsidRDefault="0034272E" w:rsidP="0034272E">
      <w:pPr>
        <w:pStyle w:val="Bibliography"/>
        <w:rPr>
          <w:rFonts w:ascii="Calibri" w:cs="Calibri"/>
        </w:rPr>
      </w:pPr>
      <w:r w:rsidRPr="0034272E">
        <w:rPr>
          <w:rFonts w:ascii="Calibri" w:cs="Calibri"/>
        </w:rPr>
        <w:t>65.</w:t>
      </w:r>
      <w:r w:rsidRPr="0034272E">
        <w:rPr>
          <w:rFonts w:ascii="Calibri" w:cs="Calibri"/>
        </w:rPr>
        <w:tab/>
        <w:t xml:space="preserve">Zhang, Y.S., and Ghazanfar, A.A. (2020). A Hierarchy of Autonomous Systems for Vocal Production. Trends in Neurosciences </w:t>
      </w:r>
      <w:r w:rsidRPr="0034272E">
        <w:rPr>
          <w:rFonts w:ascii="Calibri" w:cs="Calibri"/>
          <w:i/>
          <w:iCs/>
        </w:rPr>
        <w:t>43</w:t>
      </w:r>
      <w:r w:rsidRPr="0034272E">
        <w:rPr>
          <w:rFonts w:ascii="Calibri" w:cs="Calibri"/>
        </w:rPr>
        <w:t>, 115–126. 10.1016/j.tins.2019.12.006.</w:t>
      </w:r>
    </w:p>
    <w:p w14:paraId="3BE1467F" w14:textId="77777777" w:rsidR="0034272E" w:rsidRPr="0034272E" w:rsidRDefault="0034272E" w:rsidP="0034272E">
      <w:pPr>
        <w:pStyle w:val="Bibliography"/>
        <w:rPr>
          <w:rFonts w:ascii="Calibri" w:cs="Calibri"/>
        </w:rPr>
      </w:pPr>
      <w:r w:rsidRPr="0034272E">
        <w:rPr>
          <w:rFonts w:ascii="Calibri" w:cs="Calibri"/>
        </w:rPr>
        <w:t>66.</w:t>
      </w:r>
      <w:r w:rsidRPr="0034272E">
        <w:rPr>
          <w:rFonts w:ascii="Calibri" w:cs="Calibri"/>
        </w:rPr>
        <w:tab/>
        <w:t>Pouw, W., Paxton, A., Harrison, S.J., and Dixon, J.A. (2020). Acoustic information about upper limb movement in voicing. Proc Natl Acad Sci USA, 202004163. 10.1073/pnas.2004163117.</w:t>
      </w:r>
    </w:p>
    <w:p w14:paraId="4C5A53B9" w14:textId="77777777" w:rsidR="0034272E" w:rsidRPr="0034272E" w:rsidRDefault="0034272E" w:rsidP="0034272E">
      <w:pPr>
        <w:pStyle w:val="Bibliography"/>
        <w:rPr>
          <w:rFonts w:ascii="Calibri" w:cs="Calibri"/>
        </w:rPr>
      </w:pPr>
      <w:r w:rsidRPr="0034272E">
        <w:rPr>
          <w:rFonts w:ascii="Calibri" w:cs="Calibri"/>
        </w:rPr>
        <w:t>67.</w:t>
      </w:r>
      <w:r w:rsidRPr="0034272E">
        <w:rPr>
          <w:rFonts w:ascii="Calibri" w:cs="Calibri"/>
        </w:rPr>
        <w:tab/>
        <w:t xml:space="preserve">Gustison, M.L., Borjon, J.I., Takahashi, D.Y., and Ghazanfar, A.A. (2019). Vocal and locomotor coordination develops in association with the autonomic nervous system. eLife </w:t>
      </w:r>
      <w:r w:rsidRPr="0034272E">
        <w:rPr>
          <w:rFonts w:ascii="Calibri" w:cs="Calibri"/>
          <w:i/>
          <w:iCs/>
        </w:rPr>
        <w:t>8</w:t>
      </w:r>
      <w:r w:rsidRPr="0034272E">
        <w:rPr>
          <w:rFonts w:ascii="Calibri" w:cs="Calibri"/>
        </w:rPr>
        <w:t>, e41853. 10.7554/eLife.41853.</w:t>
      </w:r>
    </w:p>
    <w:p w14:paraId="404AB507" w14:textId="77777777" w:rsidR="0034272E" w:rsidRPr="0034272E" w:rsidRDefault="0034272E" w:rsidP="0034272E">
      <w:pPr>
        <w:pStyle w:val="Bibliography"/>
        <w:rPr>
          <w:rFonts w:ascii="Calibri" w:cs="Calibri"/>
        </w:rPr>
      </w:pPr>
      <w:r w:rsidRPr="0034272E">
        <w:rPr>
          <w:rFonts w:ascii="Calibri" w:cs="Calibri"/>
        </w:rPr>
        <w:t>68.</w:t>
      </w:r>
      <w:r w:rsidRPr="0034272E">
        <w:rPr>
          <w:rFonts w:ascii="Calibri" w:cs="Calibri"/>
        </w:rPr>
        <w:tab/>
        <w:t xml:space="preserve">Slocombe, K.E., and Zuberbuhler, K. (2007). Chimpanzees modify recruitment screams as a function of audience composition. Proceedings of the National Academy of Sciences </w:t>
      </w:r>
      <w:r w:rsidRPr="0034272E">
        <w:rPr>
          <w:rFonts w:ascii="Calibri" w:cs="Calibri"/>
          <w:i/>
          <w:iCs/>
        </w:rPr>
        <w:t>104</w:t>
      </w:r>
      <w:r w:rsidRPr="0034272E">
        <w:rPr>
          <w:rFonts w:ascii="Calibri" w:cs="Calibri"/>
        </w:rPr>
        <w:t>, 17228–17233. 10.1073/pnas.0706741104.</w:t>
      </w:r>
    </w:p>
    <w:p w14:paraId="0D0F98B3" w14:textId="77777777" w:rsidR="0034272E" w:rsidRPr="0034272E" w:rsidRDefault="0034272E" w:rsidP="0034272E">
      <w:pPr>
        <w:pStyle w:val="Bibliography"/>
        <w:rPr>
          <w:rFonts w:ascii="Calibri" w:cs="Calibri"/>
        </w:rPr>
      </w:pPr>
      <w:r w:rsidRPr="0034272E">
        <w:rPr>
          <w:rFonts w:ascii="Calibri" w:cs="Calibri"/>
        </w:rPr>
        <w:t>69.</w:t>
      </w:r>
      <w:r w:rsidRPr="0034272E">
        <w:rPr>
          <w:rFonts w:ascii="Calibri" w:cs="Calibri"/>
        </w:rPr>
        <w:tab/>
        <w:t xml:space="preserve">Mitani, J.C., and Julie, G.-L. (1998). Chorusing and Call Convergence in Chimpanzees: Tests of Three Hypotheses. Behaviour </w:t>
      </w:r>
      <w:r w:rsidRPr="0034272E">
        <w:rPr>
          <w:rFonts w:ascii="Calibri" w:cs="Calibri"/>
          <w:i/>
          <w:iCs/>
        </w:rPr>
        <w:t>135</w:t>
      </w:r>
      <w:r w:rsidRPr="0034272E">
        <w:rPr>
          <w:rFonts w:ascii="Calibri" w:cs="Calibri"/>
        </w:rPr>
        <w:t>, 1041–1064.</w:t>
      </w:r>
    </w:p>
    <w:p w14:paraId="2A61C59F" w14:textId="77777777" w:rsidR="0034272E" w:rsidRPr="0034272E" w:rsidRDefault="0034272E" w:rsidP="0034272E">
      <w:pPr>
        <w:pStyle w:val="Bibliography"/>
        <w:rPr>
          <w:rFonts w:ascii="Calibri" w:cs="Calibri"/>
        </w:rPr>
      </w:pPr>
      <w:r w:rsidRPr="0034272E">
        <w:rPr>
          <w:rFonts w:ascii="Calibri" w:cs="Calibri"/>
        </w:rPr>
        <w:t>70.</w:t>
      </w:r>
      <w:r w:rsidRPr="0034272E">
        <w:rPr>
          <w:rFonts w:ascii="Calibri" w:cs="Calibri"/>
        </w:rPr>
        <w:tab/>
        <w:t xml:space="preserve">Soldati, A., Fedurek, P., Dezecache, G., Call, J., and Zuberbühler, K. (2022). Audience sensitivity in chimpanzee display pant hoots. Animal Behaviour </w:t>
      </w:r>
      <w:r w:rsidRPr="0034272E">
        <w:rPr>
          <w:rFonts w:ascii="Calibri" w:cs="Calibri"/>
          <w:i/>
          <w:iCs/>
        </w:rPr>
        <w:t>190</w:t>
      </w:r>
      <w:r w:rsidRPr="0034272E">
        <w:rPr>
          <w:rFonts w:ascii="Calibri" w:cs="Calibri"/>
        </w:rPr>
        <w:t>, 23–40. 10.1016/j.anbehav.2022.05.010.</w:t>
      </w:r>
    </w:p>
    <w:p w14:paraId="03E74041" w14:textId="77777777" w:rsidR="0034272E" w:rsidRPr="0034272E" w:rsidRDefault="0034272E" w:rsidP="0034272E">
      <w:pPr>
        <w:pStyle w:val="Bibliography"/>
        <w:rPr>
          <w:rFonts w:ascii="Calibri" w:cs="Calibri"/>
        </w:rPr>
      </w:pPr>
      <w:r w:rsidRPr="0034272E">
        <w:rPr>
          <w:rFonts w:ascii="Calibri" w:cs="Calibri"/>
        </w:rPr>
        <w:t>71.</w:t>
      </w:r>
      <w:r w:rsidRPr="0034272E">
        <w:rPr>
          <w:rFonts w:ascii="Calibri" w:cs="Calibri"/>
        </w:rPr>
        <w:tab/>
        <w:t xml:space="preserve">Liao, D.A., Zhang, Y.S., Cai, L.X., and Ghazanfar, A.A. (2018). Internal states and extrinsic factors both determine monkey vocal production. Proceedings of the National Academy of Sciences </w:t>
      </w:r>
      <w:r w:rsidRPr="0034272E">
        <w:rPr>
          <w:rFonts w:ascii="Calibri" w:cs="Calibri"/>
          <w:i/>
          <w:iCs/>
        </w:rPr>
        <w:t>82</w:t>
      </w:r>
      <w:r w:rsidRPr="0034272E">
        <w:rPr>
          <w:rFonts w:ascii="Calibri" w:cs="Calibri"/>
        </w:rPr>
        <w:t>, 201722426. 10.1073/pnas.1722426115.</w:t>
      </w:r>
    </w:p>
    <w:p w14:paraId="5998A8C5" w14:textId="77777777" w:rsidR="0034272E" w:rsidRPr="0034272E" w:rsidRDefault="0034272E" w:rsidP="0034272E">
      <w:pPr>
        <w:pStyle w:val="Bibliography"/>
        <w:rPr>
          <w:rFonts w:ascii="Calibri" w:cs="Calibri"/>
        </w:rPr>
      </w:pPr>
      <w:r w:rsidRPr="0034272E">
        <w:rPr>
          <w:rFonts w:ascii="Calibri" w:cs="Calibri"/>
        </w:rPr>
        <w:t>72.</w:t>
      </w:r>
      <w:r w:rsidRPr="0034272E">
        <w:rPr>
          <w:rFonts w:ascii="Calibri" w:cs="Calibri"/>
        </w:rPr>
        <w:tab/>
        <w:t xml:space="preserve">Wich, S.A., and de Vries, H. (2006). Male monkeys remember which group members have given alarm calls. Proceedings of the Royal Society B: Biological Sciences </w:t>
      </w:r>
      <w:r w:rsidRPr="0034272E">
        <w:rPr>
          <w:rFonts w:ascii="Calibri" w:cs="Calibri"/>
          <w:i/>
          <w:iCs/>
        </w:rPr>
        <w:t>273</w:t>
      </w:r>
      <w:r w:rsidRPr="0034272E">
        <w:rPr>
          <w:rFonts w:ascii="Calibri" w:cs="Calibri"/>
        </w:rPr>
        <w:t>, 735–740. 10.1098/rspb.2005.3320.</w:t>
      </w:r>
    </w:p>
    <w:p w14:paraId="508F7F62" w14:textId="77777777" w:rsidR="0034272E" w:rsidRPr="0034272E" w:rsidRDefault="0034272E" w:rsidP="0034272E">
      <w:pPr>
        <w:pStyle w:val="Bibliography"/>
        <w:rPr>
          <w:rFonts w:ascii="Calibri" w:cs="Calibri"/>
        </w:rPr>
      </w:pPr>
      <w:r w:rsidRPr="0034272E">
        <w:rPr>
          <w:rFonts w:ascii="Calibri" w:cs="Calibri"/>
        </w:rPr>
        <w:t>73.</w:t>
      </w:r>
      <w:r w:rsidRPr="0034272E">
        <w:rPr>
          <w:rFonts w:ascii="Calibri" w:cs="Calibri"/>
        </w:rPr>
        <w:tab/>
        <w:t xml:space="preserve">Zuberbuhler, K. (2008). Audience effects. Current Biology </w:t>
      </w:r>
      <w:r w:rsidRPr="0034272E">
        <w:rPr>
          <w:rFonts w:ascii="Calibri" w:cs="Calibri"/>
          <w:i/>
          <w:iCs/>
        </w:rPr>
        <w:t>18</w:t>
      </w:r>
      <w:r w:rsidRPr="0034272E">
        <w:rPr>
          <w:rFonts w:ascii="Calibri" w:cs="Calibri"/>
        </w:rPr>
        <w:t>, R189-90. 10.1016/j.cub.2007.12.041.</w:t>
      </w:r>
    </w:p>
    <w:p w14:paraId="2C16A912" w14:textId="77777777" w:rsidR="0034272E" w:rsidRPr="0034272E" w:rsidRDefault="0034272E" w:rsidP="0034272E">
      <w:pPr>
        <w:pStyle w:val="Bibliography"/>
        <w:rPr>
          <w:rFonts w:ascii="Calibri" w:cs="Calibri"/>
        </w:rPr>
      </w:pPr>
      <w:r w:rsidRPr="0034272E">
        <w:rPr>
          <w:rFonts w:ascii="Calibri" w:cs="Calibri"/>
        </w:rPr>
        <w:t>74.</w:t>
      </w:r>
      <w:r w:rsidRPr="0034272E">
        <w:rPr>
          <w:rFonts w:ascii="Calibri" w:cs="Calibri"/>
        </w:rPr>
        <w:tab/>
        <w:t xml:space="preserve">Townsend, S.W., and Manser, M.B. (2011). The function of nonlinear phenomena in meerkat alarm calls. Biology letters </w:t>
      </w:r>
      <w:r w:rsidRPr="0034272E">
        <w:rPr>
          <w:rFonts w:ascii="Calibri" w:cs="Calibri"/>
          <w:i/>
          <w:iCs/>
        </w:rPr>
        <w:t>7</w:t>
      </w:r>
      <w:r w:rsidRPr="0034272E">
        <w:rPr>
          <w:rFonts w:ascii="Calibri" w:cs="Calibri"/>
        </w:rPr>
        <w:t>, 47–49. 10.1098/rsbl.2010.0537.</w:t>
      </w:r>
    </w:p>
    <w:p w14:paraId="7C60E28A" w14:textId="77777777" w:rsidR="0034272E" w:rsidRPr="0034272E" w:rsidRDefault="0034272E" w:rsidP="0034272E">
      <w:pPr>
        <w:pStyle w:val="Bibliography"/>
        <w:rPr>
          <w:rFonts w:ascii="Calibri" w:cs="Calibri"/>
        </w:rPr>
      </w:pPr>
      <w:r w:rsidRPr="0034272E">
        <w:rPr>
          <w:rFonts w:ascii="Calibri" w:cs="Calibri"/>
        </w:rPr>
        <w:t>75.</w:t>
      </w:r>
      <w:r w:rsidRPr="0034272E">
        <w:rPr>
          <w:rFonts w:ascii="Calibri" w:cs="Calibri"/>
        </w:rPr>
        <w:tab/>
        <w:t xml:space="preserve">Kalan, A.K., Mundry, R., and Boesch, C. (2015). Wild chimpanzees modify food call structure with respect to tree size for a particular fruit species. Animal Behaviour </w:t>
      </w:r>
      <w:r w:rsidRPr="0034272E">
        <w:rPr>
          <w:rFonts w:ascii="Calibri" w:cs="Calibri"/>
          <w:i/>
          <w:iCs/>
        </w:rPr>
        <w:t>101</w:t>
      </w:r>
      <w:r w:rsidRPr="0034272E">
        <w:rPr>
          <w:rFonts w:ascii="Calibri" w:cs="Calibri"/>
        </w:rPr>
        <w:t>, 1–9. 10.1016/j.anbehav.2014.12.011.</w:t>
      </w:r>
    </w:p>
    <w:p w14:paraId="2BDFC185" w14:textId="77777777" w:rsidR="0034272E" w:rsidRPr="0034272E" w:rsidRDefault="0034272E" w:rsidP="0034272E">
      <w:pPr>
        <w:pStyle w:val="Bibliography"/>
        <w:rPr>
          <w:rFonts w:ascii="Calibri" w:cs="Calibri"/>
        </w:rPr>
      </w:pPr>
      <w:r w:rsidRPr="0034272E">
        <w:rPr>
          <w:rFonts w:ascii="Calibri" w:cs="Calibri"/>
        </w:rPr>
        <w:t>76.</w:t>
      </w:r>
      <w:r w:rsidRPr="0034272E">
        <w:rPr>
          <w:rFonts w:ascii="Calibri" w:cs="Calibri"/>
        </w:rPr>
        <w:tab/>
        <w:t xml:space="preserve">Guillermo, S.-B., Gershenson, C., and Fernández, N. (2017). A Package for Measuring Emergence, Self-organization, and Complexity Based on Shannon Entropy. Frontiers in Robotics and AI </w:t>
      </w:r>
      <w:r w:rsidRPr="0034272E">
        <w:rPr>
          <w:rFonts w:ascii="Calibri" w:cs="Calibri"/>
          <w:i/>
          <w:iCs/>
        </w:rPr>
        <w:t>4</w:t>
      </w:r>
      <w:r w:rsidRPr="0034272E">
        <w:rPr>
          <w:rFonts w:ascii="Calibri" w:cs="Calibri"/>
        </w:rPr>
        <w:t>, 174102. 10.3389/frobt.2017.00010.</w:t>
      </w:r>
    </w:p>
    <w:p w14:paraId="420FC8AF" w14:textId="77777777" w:rsidR="0034272E" w:rsidRPr="0034272E" w:rsidRDefault="0034272E" w:rsidP="0034272E">
      <w:pPr>
        <w:pStyle w:val="Bibliography"/>
        <w:rPr>
          <w:rFonts w:ascii="Calibri" w:cs="Calibri"/>
        </w:rPr>
      </w:pPr>
      <w:r w:rsidRPr="0034272E">
        <w:rPr>
          <w:rFonts w:ascii="Calibri" w:cs="Calibri"/>
        </w:rPr>
        <w:t>77.</w:t>
      </w:r>
      <w:r w:rsidRPr="0034272E">
        <w:rPr>
          <w:rFonts w:ascii="Calibri" w:cs="Calibri"/>
        </w:rPr>
        <w:tab/>
        <w:t xml:space="preserve">Santamaría-Bonfil, G., Fernández, N., and Gershenson, C. (2016). Measuring the Complexity of Continuous Distributions. Entropy </w:t>
      </w:r>
      <w:r w:rsidRPr="0034272E">
        <w:rPr>
          <w:rFonts w:ascii="Calibri" w:cs="Calibri"/>
          <w:i/>
          <w:iCs/>
        </w:rPr>
        <w:t>18</w:t>
      </w:r>
      <w:r w:rsidRPr="0034272E">
        <w:rPr>
          <w:rFonts w:ascii="Calibri" w:cs="Calibri"/>
        </w:rPr>
        <w:t>, 72. 10.3390/e18030072.</w:t>
      </w:r>
    </w:p>
    <w:p w14:paraId="7292B258" w14:textId="77777777" w:rsidR="0034272E" w:rsidRPr="0034272E" w:rsidRDefault="0034272E" w:rsidP="0034272E">
      <w:pPr>
        <w:pStyle w:val="Bibliography"/>
        <w:rPr>
          <w:rFonts w:ascii="Calibri" w:cs="Calibri"/>
        </w:rPr>
      </w:pPr>
      <w:r w:rsidRPr="0034272E">
        <w:rPr>
          <w:rFonts w:ascii="Calibri" w:cs="Calibri"/>
        </w:rPr>
        <w:lastRenderedPageBreak/>
        <w:t>78.</w:t>
      </w:r>
      <w:r w:rsidRPr="0034272E">
        <w:rPr>
          <w:rFonts w:ascii="Calibri" w:cs="Calibri"/>
        </w:rPr>
        <w:tab/>
        <w:t xml:space="preserve">Hopkins, W.D., Coulon, O., Meguerditchian, A., Autrey, M., Davidek, K., Mahovetz, L., Pope, S., Mareno, M., and Schapiro, S.J. (2017). Genetic Factors and Orofacial Motor Learning Selectively Influence Variability in Central Sulcus Morphology in Chimpanzees ( Pan troglodytes). Journal of Neuroscience </w:t>
      </w:r>
      <w:r w:rsidRPr="0034272E">
        <w:rPr>
          <w:rFonts w:ascii="Calibri" w:cs="Calibri"/>
          <w:i/>
          <w:iCs/>
        </w:rPr>
        <w:t>37</w:t>
      </w:r>
      <w:r w:rsidRPr="0034272E">
        <w:rPr>
          <w:rFonts w:ascii="Calibri" w:cs="Calibri"/>
        </w:rPr>
        <w:t>, 5475–5483. 10.1523/JNEUROSCI.2641-16.2017.</w:t>
      </w:r>
    </w:p>
    <w:p w14:paraId="00D0D2D5" w14:textId="77777777" w:rsidR="0034272E" w:rsidRPr="0034272E" w:rsidRDefault="0034272E" w:rsidP="0034272E">
      <w:pPr>
        <w:pStyle w:val="Bibliography"/>
        <w:rPr>
          <w:rFonts w:ascii="Calibri" w:cs="Calibri"/>
        </w:rPr>
      </w:pPr>
      <w:r w:rsidRPr="0034272E">
        <w:rPr>
          <w:rFonts w:ascii="Calibri" w:cs="Calibri"/>
        </w:rPr>
        <w:t>79.</w:t>
      </w:r>
      <w:r w:rsidRPr="0034272E">
        <w:rPr>
          <w:rFonts w:ascii="Calibri" w:cs="Calibri"/>
        </w:rPr>
        <w:tab/>
        <w:t xml:space="preserve">Hopkins, W.D., and Nir, T.M. (2010). Planum temporale surface area and grey matter asymmetries in chimpanzees (Pan troglodytes): The effect of handedness and comparison with findings in humans. Behavioural Brain Research </w:t>
      </w:r>
      <w:r w:rsidRPr="0034272E">
        <w:rPr>
          <w:rFonts w:ascii="Calibri" w:cs="Calibri"/>
          <w:i/>
          <w:iCs/>
        </w:rPr>
        <w:t>208</w:t>
      </w:r>
      <w:r w:rsidRPr="0034272E">
        <w:rPr>
          <w:rFonts w:ascii="Calibri" w:cs="Calibri"/>
        </w:rPr>
        <w:t>, 436–443. 10.1016/j.bbr.2009.12.012.</w:t>
      </w:r>
    </w:p>
    <w:p w14:paraId="6634E867" w14:textId="77777777" w:rsidR="0034272E" w:rsidRPr="0034272E" w:rsidRDefault="0034272E" w:rsidP="0034272E">
      <w:pPr>
        <w:pStyle w:val="Bibliography"/>
        <w:rPr>
          <w:rFonts w:ascii="Calibri" w:cs="Calibri"/>
        </w:rPr>
      </w:pPr>
      <w:r w:rsidRPr="0034272E">
        <w:rPr>
          <w:rFonts w:ascii="Calibri" w:cs="Calibri"/>
        </w:rPr>
        <w:t>80.</w:t>
      </w:r>
      <w:r w:rsidRPr="0034272E">
        <w:rPr>
          <w:rFonts w:ascii="Calibri" w:cs="Calibri"/>
        </w:rPr>
        <w:tab/>
        <w:t xml:space="preserve">Bianchi, S., Reyes, L.D., Hopkins, W.D., Taglialatela, J.P., and Sherwood, C.C. (2016). Neocortical grey matter distribution underlying voluntary, flexible vocalizations in chimpanzees. Scientific reports </w:t>
      </w:r>
      <w:r w:rsidRPr="0034272E">
        <w:rPr>
          <w:rFonts w:ascii="Calibri" w:cs="Calibri"/>
          <w:i/>
          <w:iCs/>
        </w:rPr>
        <w:t>6</w:t>
      </w:r>
      <w:r w:rsidRPr="0034272E">
        <w:rPr>
          <w:rFonts w:ascii="Calibri" w:cs="Calibri"/>
        </w:rPr>
        <w:t>, 34733. 10.1038/srep34733.</w:t>
      </w:r>
    </w:p>
    <w:p w14:paraId="16C4AC03" w14:textId="77777777" w:rsidR="0034272E" w:rsidRPr="0034272E" w:rsidRDefault="0034272E" w:rsidP="0034272E">
      <w:pPr>
        <w:pStyle w:val="Bibliography"/>
        <w:rPr>
          <w:rFonts w:ascii="Calibri" w:cs="Calibri"/>
        </w:rPr>
      </w:pPr>
      <w:r w:rsidRPr="0034272E">
        <w:rPr>
          <w:rFonts w:ascii="Calibri" w:cs="Calibri"/>
        </w:rPr>
        <w:t>81.</w:t>
      </w:r>
      <w:r w:rsidRPr="0034272E">
        <w:rPr>
          <w:rFonts w:ascii="Calibri" w:cs="Calibri"/>
        </w:rPr>
        <w:tab/>
        <w:t xml:space="preserve">Lameira, A.R., and Hardus, M.E. (2023). Wild orangutans can simultaneously use two independent vocal sound sources similarly to songbirds and human beatboxers. PNAS Nexus </w:t>
      </w:r>
      <w:r w:rsidRPr="0034272E">
        <w:rPr>
          <w:rFonts w:ascii="Calibri" w:cs="Calibri"/>
          <w:i/>
          <w:iCs/>
        </w:rPr>
        <w:t>2</w:t>
      </w:r>
      <w:r w:rsidRPr="0034272E">
        <w:rPr>
          <w:rFonts w:ascii="Calibri" w:cs="Calibri"/>
        </w:rPr>
        <w:t>, pgad182. 10.1093/pnasnexus/pgad182.</w:t>
      </w:r>
    </w:p>
    <w:p w14:paraId="12079FF2" w14:textId="77777777" w:rsidR="0034272E" w:rsidRPr="0034272E" w:rsidRDefault="0034272E" w:rsidP="0034272E">
      <w:pPr>
        <w:pStyle w:val="Bibliography"/>
        <w:rPr>
          <w:rFonts w:ascii="Calibri" w:cs="Calibri"/>
        </w:rPr>
      </w:pPr>
      <w:r w:rsidRPr="0034272E">
        <w:rPr>
          <w:rFonts w:ascii="Calibri" w:cs="Calibri"/>
        </w:rPr>
        <w:t>82.</w:t>
      </w:r>
      <w:r w:rsidRPr="0034272E">
        <w:rPr>
          <w:rFonts w:ascii="Calibri" w:cs="Calibri"/>
        </w:rPr>
        <w:tab/>
        <w:t>R Core Team (2022). R: A Language and Environment for Statistical Computing (R Foundation for Statistical Computing).</w:t>
      </w:r>
    </w:p>
    <w:p w14:paraId="498FCAE0" w14:textId="77777777" w:rsidR="0034272E" w:rsidRPr="0034272E" w:rsidRDefault="0034272E" w:rsidP="0034272E">
      <w:pPr>
        <w:pStyle w:val="Bibliography"/>
        <w:rPr>
          <w:rFonts w:ascii="Calibri" w:cs="Calibri"/>
        </w:rPr>
      </w:pPr>
      <w:r w:rsidRPr="0034272E">
        <w:rPr>
          <w:rFonts w:ascii="Calibri" w:cs="Calibri"/>
        </w:rPr>
        <w:t>83.</w:t>
      </w:r>
      <w:r w:rsidRPr="0034272E">
        <w:rPr>
          <w:rFonts w:ascii="Calibri" w:cs="Calibri"/>
        </w:rPr>
        <w:tab/>
        <w:t>Sanchez, G. (2013). colortools: Tools for colors in a Hue-Saturation-Value (HSV) color model.</w:t>
      </w:r>
    </w:p>
    <w:p w14:paraId="2C66C38D" w14:textId="77777777" w:rsidR="0034272E" w:rsidRPr="0034272E" w:rsidRDefault="0034272E" w:rsidP="0034272E">
      <w:pPr>
        <w:pStyle w:val="Bibliography"/>
        <w:rPr>
          <w:rFonts w:ascii="Calibri" w:cs="Calibri"/>
        </w:rPr>
      </w:pPr>
      <w:r w:rsidRPr="0034272E">
        <w:rPr>
          <w:rFonts w:ascii="Calibri" w:cs="Calibri"/>
        </w:rPr>
        <w:t>84.</w:t>
      </w:r>
      <w:r w:rsidRPr="0034272E">
        <w:rPr>
          <w:rFonts w:ascii="Calibri" w:cs="Calibri"/>
        </w:rPr>
        <w:tab/>
        <w:t>Hester, J., and Bryan, J. (2022). glue: Interpreted String Literals.</w:t>
      </w:r>
    </w:p>
    <w:p w14:paraId="7D68B955" w14:textId="77777777" w:rsidR="0034272E" w:rsidRPr="0034272E" w:rsidRDefault="0034272E" w:rsidP="0034272E">
      <w:pPr>
        <w:pStyle w:val="Bibliography"/>
        <w:rPr>
          <w:rFonts w:ascii="Calibri" w:cs="Calibri"/>
        </w:rPr>
      </w:pPr>
      <w:r w:rsidRPr="0034272E">
        <w:rPr>
          <w:rFonts w:ascii="Calibri" w:cs="Calibri"/>
        </w:rPr>
        <w:t>85.</w:t>
      </w:r>
      <w:r w:rsidRPr="0034272E">
        <w:rPr>
          <w:rFonts w:ascii="Calibri" w:cs="Calibri"/>
        </w:rPr>
        <w:tab/>
        <w:t>Carr, D., Lewin-Koh,  ported by N., Maechler, M., and Sarkar,  contains copies of lattice functions written by D. (2021). hexbin: Hexagonal Binning Routines.</w:t>
      </w:r>
    </w:p>
    <w:p w14:paraId="359AEC2A" w14:textId="77777777" w:rsidR="0034272E" w:rsidRPr="0034272E" w:rsidRDefault="0034272E" w:rsidP="0034272E">
      <w:pPr>
        <w:pStyle w:val="Bibliography"/>
        <w:rPr>
          <w:rFonts w:ascii="Calibri" w:cs="Calibri"/>
        </w:rPr>
      </w:pPr>
      <w:r w:rsidRPr="0034272E">
        <w:rPr>
          <w:rFonts w:ascii="Calibri" w:cs="Calibri"/>
        </w:rPr>
        <w:t>86.</w:t>
      </w:r>
      <w:r w:rsidRPr="0034272E">
        <w:rPr>
          <w:rFonts w:ascii="Calibri" w:cs="Calibri"/>
        </w:rPr>
        <w:tab/>
        <w:t>Mills, B.R. (2022). MetBrewer: Color Palettes Inspired by Works at the Metropolitan Museum of Art.</w:t>
      </w:r>
    </w:p>
    <w:p w14:paraId="1362CB85" w14:textId="77777777" w:rsidR="0034272E" w:rsidRPr="0034272E" w:rsidRDefault="0034272E" w:rsidP="0034272E">
      <w:pPr>
        <w:pStyle w:val="Bibliography"/>
        <w:rPr>
          <w:rFonts w:ascii="Calibri" w:cs="Calibri"/>
        </w:rPr>
      </w:pPr>
      <w:r w:rsidRPr="0034272E">
        <w:rPr>
          <w:rFonts w:ascii="Calibri" w:cs="Calibri"/>
        </w:rPr>
        <w:t>87.</w:t>
      </w:r>
      <w:r w:rsidRPr="0034272E">
        <w:rPr>
          <w:rFonts w:ascii="Calibri" w:cs="Calibri"/>
        </w:rPr>
        <w:tab/>
        <w:t>Pedersen, T.L. (2022). patchwork: The Composer of Plots.</w:t>
      </w:r>
    </w:p>
    <w:p w14:paraId="50267300" w14:textId="77777777" w:rsidR="0034272E" w:rsidRPr="0034272E" w:rsidRDefault="0034272E" w:rsidP="0034272E">
      <w:pPr>
        <w:pStyle w:val="Bibliography"/>
        <w:rPr>
          <w:rFonts w:ascii="Calibri" w:cs="Calibri"/>
        </w:rPr>
      </w:pPr>
      <w:r w:rsidRPr="0034272E">
        <w:rPr>
          <w:rFonts w:ascii="Calibri" w:cs="Calibri"/>
        </w:rPr>
        <w:t>88.</w:t>
      </w:r>
      <w:r w:rsidRPr="0034272E">
        <w:rPr>
          <w:rFonts w:ascii="Calibri" w:cs="Calibri"/>
        </w:rPr>
        <w:tab/>
        <w:t>Nowosad, J. (2018). `CARTOColors’ Palettes.</w:t>
      </w:r>
    </w:p>
    <w:p w14:paraId="6E169DFD" w14:textId="77777777" w:rsidR="0034272E" w:rsidRPr="0034272E" w:rsidRDefault="0034272E" w:rsidP="0034272E">
      <w:pPr>
        <w:pStyle w:val="Bibliography"/>
        <w:rPr>
          <w:rFonts w:ascii="Calibri" w:cs="Calibri"/>
        </w:rPr>
      </w:pPr>
      <w:r w:rsidRPr="0034272E">
        <w:rPr>
          <w:rFonts w:ascii="Calibri" w:cs="Calibri"/>
        </w:rPr>
        <w:t>89.</w:t>
      </w:r>
      <w:r w:rsidRPr="0034272E">
        <w:rPr>
          <w:rFonts w:ascii="Calibri" w:cs="Calibri"/>
        </w:rPr>
        <w:tab/>
        <w:t>Wickham, H., and Seidel, D. (2022). scales: Scale Functions for Visualization.</w:t>
      </w:r>
    </w:p>
    <w:p w14:paraId="74B7EEB0" w14:textId="77777777" w:rsidR="0034272E" w:rsidRPr="0034272E" w:rsidRDefault="0034272E" w:rsidP="0034272E">
      <w:pPr>
        <w:pStyle w:val="Bibliography"/>
        <w:rPr>
          <w:rFonts w:ascii="Calibri" w:cs="Calibri"/>
        </w:rPr>
      </w:pPr>
      <w:r w:rsidRPr="0034272E">
        <w:rPr>
          <w:rFonts w:ascii="Calibri" w:cs="Calibri"/>
        </w:rPr>
        <w:t>90.</w:t>
      </w:r>
      <w:r w:rsidRPr="0034272E">
        <w:rPr>
          <w:rFonts w:ascii="Calibri" w:cs="Calibri"/>
        </w:rPr>
        <w:tab/>
        <w:t xml:space="preserve">Pebesma, E. (2018). Simple Features for R: Standardized Support for Spatial Vector Data. The R Journal </w:t>
      </w:r>
      <w:r w:rsidRPr="0034272E">
        <w:rPr>
          <w:rFonts w:ascii="Calibri" w:cs="Calibri"/>
          <w:i/>
          <w:iCs/>
        </w:rPr>
        <w:t>10</w:t>
      </w:r>
      <w:r w:rsidRPr="0034272E">
        <w:rPr>
          <w:rFonts w:ascii="Calibri" w:cs="Calibri"/>
        </w:rPr>
        <w:t>, 439–446. 10.32614/RJ-2018-009.</w:t>
      </w:r>
    </w:p>
    <w:p w14:paraId="4F4CD8D6" w14:textId="77777777" w:rsidR="0034272E" w:rsidRPr="0034272E" w:rsidRDefault="0034272E" w:rsidP="0034272E">
      <w:pPr>
        <w:pStyle w:val="Bibliography"/>
        <w:rPr>
          <w:rFonts w:ascii="Calibri" w:cs="Calibri"/>
        </w:rPr>
      </w:pPr>
      <w:r w:rsidRPr="0034272E">
        <w:rPr>
          <w:rFonts w:ascii="Calibri" w:cs="Calibri"/>
        </w:rPr>
        <w:t>91.</w:t>
      </w:r>
      <w:r w:rsidRPr="0034272E">
        <w:rPr>
          <w:rFonts w:ascii="Calibri" w:cs="Calibri"/>
        </w:rPr>
        <w:tab/>
        <w:t>Cooley, D. (2020). sfheaders: Converts Between R Objects and Simple Feature Objects.</w:t>
      </w:r>
    </w:p>
    <w:p w14:paraId="5227702B" w14:textId="77777777" w:rsidR="0034272E" w:rsidRPr="0034272E" w:rsidRDefault="0034272E" w:rsidP="0034272E">
      <w:pPr>
        <w:pStyle w:val="Bibliography"/>
        <w:rPr>
          <w:rFonts w:ascii="Calibri" w:cs="Calibri"/>
        </w:rPr>
      </w:pPr>
      <w:r w:rsidRPr="0034272E">
        <w:rPr>
          <w:rFonts w:ascii="Calibri" w:cs="Calibri"/>
        </w:rPr>
        <w:t>92.</w:t>
      </w:r>
      <w:r w:rsidRPr="0034272E">
        <w:rPr>
          <w:rFonts w:ascii="Calibri" w:cs="Calibri"/>
        </w:rPr>
        <w:tab/>
        <w:t xml:space="preserve">Wickham, H., Averick, M., Bryan, J., Chang, W., McGowan, L.D., François, R., Grolemund, G., Hayes, A., Henry, L., Hester, J., et al. (2019). Welcome to the tidyverse. Journal of Open Source Software </w:t>
      </w:r>
      <w:r w:rsidRPr="0034272E">
        <w:rPr>
          <w:rFonts w:ascii="Calibri" w:cs="Calibri"/>
          <w:i/>
          <w:iCs/>
        </w:rPr>
        <w:t>4</w:t>
      </w:r>
      <w:r w:rsidRPr="0034272E">
        <w:rPr>
          <w:rFonts w:ascii="Calibri" w:cs="Calibri"/>
        </w:rPr>
        <w:t>, 1686. 10.21105/joss.01686.</w:t>
      </w:r>
    </w:p>
    <w:p w14:paraId="2BAF5AB4" w14:textId="60567A4D" w:rsidR="00801CBE" w:rsidRPr="000972D2" w:rsidRDefault="00801CBE" w:rsidP="001867F1">
      <w:pPr>
        <w:jc w:val="both"/>
        <w:rPr>
          <w:rFonts w:ascii="Garamond" w:hAnsi="Garamond"/>
          <w:b/>
          <w:bCs/>
          <w:sz w:val="22"/>
          <w:szCs w:val="22"/>
          <w:lang w:val="en-US"/>
        </w:rPr>
      </w:pPr>
      <w:r>
        <w:rPr>
          <w:rFonts w:ascii="Garamond" w:hAnsi="Garamond"/>
          <w:b/>
          <w:bCs/>
          <w:sz w:val="22"/>
          <w:szCs w:val="22"/>
          <w:lang w:val="en-US"/>
        </w:rPr>
        <w:fldChar w:fldCharType="end"/>
      </w:r>
    </w:p>
    <w:p w14:paraId="6BEC71FB" w14:textId="77777777" w:rsidR="001867F1" w:rsidRPr="004111D0" w:rsidRDefault="001867F1" w:rsidP="004111D0">
      <w:pPr>
        <w:jc w:val="both"/>
        <w:rPr>
          <w:rFonts w:ascii="Garamond" w:hAnsi="Garamond"/>
          <w:sz w:val="22"/>
          <w:szCs w:val="22"/>
          <w:lang w:val="en-US"/>
        </w:rPr>
      </w:pPr>
    </w:p>
    <w:p w14:paraId="156F0DE4" w14:textId="0DED3089" w:rsidR="00C77AFD" w:rsidRPr="00F112DB" w:rsidRDefault="00C77AFD" w:rsidP="00280161">
      <w:pPr>
        <w:jc w:val="both"/>
        <w:rPr>
          <w:rFonts w:ascii="Garamond" w:hAnsi="Garamond"/>
          <w:sz w:val="22"/>
          <w:szCs w:val="22"/>
        </w:rPr>
      </w:pPr>
    </w:p>
    <w:sectPr w:rsidR="00C77AFD" w:rsidRPr="00F112DB" w:rsidSect="007728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2D3414"/>
    <w:multiLevelType w:val="multilevel"/>
    <w:tmpl w:val="2E70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062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uno Caneco">
    <w15:presenceInfo w15:providerId="Windows Live" w15:userId="b4d381abda4b73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FD"/>
    <w:rsid w:val="0000059F"/>
    <w:rsid w:val="000006EA"/>
    <w:rsid w:val="000008AE"/>
    <w:rsid w:val="000008C6"/>
    <w:rsid w:val="00000E9B"/>
    <w:rsid w:val="00000FE2"/>
    <w:rsid w:val="00001302"/>
    <w:rsid w:val="00001694"/>
    <w:rsid w:val="00001D92"/>
    <w:rsid w:val="0000296A"/>
    <w:rsid w:val="00002A0F"/>
    <w:rsid w:val="00002A3B"/>
    <w:rsid w:val="00002D83"/>
    <w:rsid w:val="0000317D"/>
    <w:rsid w:val="00003838"/>
    <w:rsid w:val="00003A15"/>
    <w:rsid w:val="00003B09"/>
    <w:rsid w:val="0000486D"/>
    <w:rsid w:val="00004999"/>
    <w:rsid w:val="00004C44"/>
    <w:rsid w:val="00004C9B"/>
    <w:rsid w:val="00004F96"/>
    <w:rsid w:val="000051C0"/>
    <w:rsid w:val="000054BC"/>
    <w:rsid w:val="00005D4A"/>
    <w:rsid w:val="000065FD"/>
    <w:rsid w:val="000069E9"/>
    <w:rsid w:val="00006AAA"/>
    <w:rsid w:val="00006BD6"/>
    <w:rsid w:val="00007107"/>
    <w:rsid w:val="00010135"/>
    <w:rsid w:val="000108B5"/>
    <w:rsid w:val="00011D55"/>
    <w:rsid w:val="00011DAB"/>
    <w:rsid w:val="000136C2"/>
    <w:rsid w:val="00014404"/>
    <w:rsid w:val="00016064"/>
    <w:rsid w:val="00017818"/>
    <w:rsid w:val="00017893"/>
    <w:rsid w:val="00020A18"/>
    <w:rsid w:val="0002188B"/>
    <w:rsid w:val="0002203C"/>
    <w:rsid w:val="0002290E"/>
    <w:rsid w:val="00023B19"/>
    <w:rsid w:val="00023CCE"/>
    <w:rsid w:val="0002469F"/>
    <w:rsid w:val="00024BF0"/>
    <w:rsid w:val="00024DAD"/>
    <w:rsid w:val="0002571A"/>
    <w:rsid w:val="00025D15"/>
    <w:rsid w:val="00026075"/>
    <w:rsid w:val="00026599"/>
    <w:rsid w:val="00026AD9"/>
    <w:rsid w:val="00026E6B"/>
    <w:rsid w:val="0002710C"/>
    <w:rsid w:val="00027F6F"/>
    <w:rsid w:val="00030104"/>
    <w:rsid w:val="000312A9"/>
    <w:rsid w:val="00032C17"/>
    <w:rsid w:val="0003481C"/>
    <w:rsid w:val="00036B1A"/>
    <w:rsid w:val="000370DA"/>
    <w:rsid w:val="0003713A"/>
    <w:rsid w:val="000379E3"/>
    <w:rsid w:val="0004212D"/>
    <w:rsid w:val="0004250A"/>
    <w:rsid w:val="00042973"/>
    <w:rsid w:val="00044052"/>
    <w:rsid w:val="000443DA"/>
    <w:rsid w:val="000445C1"/>
    <w:rsid w:val="000446AC"/>
    <w:rsid w:val="0004531D"/>
    <w:rsid w:val="00046A3E"/>
    <w:rsid w:val="00046D85"/>
    <w:rsid w:val="00047829"/>
    <w:rsid w:val="000478AC"/>
    <w:rsid w:val="00050981"/>
    <w:rsid w:val="00050F33"/>
    <w:rsid w:val="0005218F"/>
    <w:rsid w:val="00052624"/>
    <w:rsid w:val="00053702"/>
    <w:rsid w:val="00053F92"/>
    <w:rsid w:val="00054413"/>
    <w:rsid w:val="00054516"/>
    <w:rsid w:val="000548C1"/>
    <w:rsid w:val="00054C77"/>
    <w:rsid w:val="00055765"/>
    <w:rsid w:val="000557F1"/>
    <w:rsid w:val="00055903"/>
    <w:rsid w:val="00055E4B"/>
    <w:rsid w:val="0005703D"/>
    <w:rsid w:val="00057244"/>
    <w:rsid w:val="0006074F"/>
    <w:rsid w:val="0006124A"/>
    <w:rsid w:val="00062375"/>
    <w:rsid w:val="00062A52"/>
    <w:rsid w:val="0006343D"/>
    <w:rsid w:val="00063928"/>
    <w:rsid w:val="00063DD8"/>
    <w:rsid w:val="000640F5"/>
    <w:rsid w:val="000647EF"/>
    <w:rsid w:val="000653C6"/>
    <w:rsid w:val="00065692"/>
    <w:rsid w:val="0006596C"/>
    <w:rsid w:val="00065AC4"/>
    <w:rsid w:val="00065C88"/>
    <w:rsid w:val="00066D84"/>
    <w:rsid w:val="00066EA5"/>
    <w:rsid w:val="000671CA"/>
    <w:rsid w:val="00067D95"/>
    <w:rsid w:val="00067FDF"/>
    <w:rsid w:val="0007004E"/>
    <w:rsid w:val="000708A7"/>
    <w:rsid w:val="00072C25"/>
    <w:rsid w:val="000731BA"/>
    <w:rsid w:val="000732EA"/>
    <w:rsid w:val="0007350D"/>
    <w:rsid w:val="00073C20"/>
    <w:rsid w:val="00075026"/>
    <w:rsid w:val="00075181"/>
    <w:rsid w:val="000771B9"/>
    <w:rsid w:val="00077416"/>
    <w:rsid w:val="0007753A"/>
    <w:rsid w:val="00077729"/>
    <w:rsid w:val="00077D46"/>
    <w:rsid w:val="00077F8E"/>
    <w:rsid w:val="000801B7"/>
    <w:rsid w:val="00080388"/>
    <w:rsid w:val="00080C05"/>
    <w:rsid w:val="0008153E"/>
    <w:rsid w:val="00081A87"/>
    <w:rsid w:val="00082068"/>
    <w:rsid w:val="0008267C"/>
    <w:rsid w:val="00082951"/>
    <w:rsid w:val="000833D6"/>
    <w:rsid w:val="00083CF9"/>
    <w:rsid w:val="00084035"/>
    <w:rsid w:val="000846A0"/>
    <w:rsid w:val="000848A3"/>
    <w:rsid w:val="00085D3B"/>
    <w:rsid w:val="0008665D"/>
    <w:rsid w:val="00086ED4"/>
    <w:rsid w:val="0008755C"/>
    <w:rsid w:val="0009053E"/>
    <w:rsid w:val="00090D46"/>
    <w:rsid w:val="00091011"/>
    <w:rsid w:val="000910F7"/>
    <w:rsid w:val="00091201"/>
    <w:rsid w:val="0009124D"/>
    <w:rsid w:val="000914C7"/>
    <w:rsid w:val="0009167B"/>
    <w:rsid w:val="00092921"/>
    <w:rsid w:val="00092B60"/>
    <w:rsid w:val="00092D2A"/>
    <w:rsid w:val="00093012"/>
    <w:rsid w:val="000936DE"/>
    <w:rsid w:val="00093701"/>
    <w:rsid w:val="00093C82"/>
    <w:rsid w:val="0009470E"/>
    <w:rsid w:val="000949D0"/>
    <w:rsid w:val="00094A3D"/>
    <w:rsid w:val="000956D2"/>
    <w:rsid w:val="00095B89"/>
    <w:rsid w:val="00096E0C"/>
    <w:rsid w:val="00097035"/>
    <w:rsid w:val="000972D2"/>
    <w:rsid w:val="000973A4"/>
    <w:rsid w:val="000A08B5"/>
    <w:rsid w:val="000A098B"/>
    <w:rsid w:val="000A0C06"/>
    <w:rsid w:val="000A22D6"/>
    <w:rsid w:val="000A335E"/>
    <w:rsid w:val="000A4403"/>
    <w:rsid w:val="000A450C"/>
    <w:rsid w:val="000A68C6"/>
    <w:rsid w:val="000A705D"/>
    <w:rsid w:val="000A736D"/>
    <w:rsid w:val="000B0844"/>
    <w:rsid w:val="000B0996"/>
    <w:rsid w:val="000B0C31"/>
    <w:rsid w:val="000B0E21"/>
    <w:rsid w:val="000B10ED"/>
    <w:rsid w:val="000B11FF"/>
    <w:rsid w:val="000B302F"/>
    <w:rsid w:val="000B40AE"/>
    <w:rsid w:val="000B52E0"/>
    <w:rsid w:val="000B551F"/>
    <w:rsid w:val="000B568A"/>
    <w:rsid w:val="000B5C6E"/>
    <w:rsid w:val="000B63CA"/>
    <w:rsid w:val="000B72ED"/>
    <w:rsid w:val="000B7939"/>
    <w:rsid w:val="000B7EC6"/>
    <w:rsid w:val="000C0033"/>
    <w:rsid w:val="000C030B"/>
    <w:rsid w:val="000C1DCD"/>
    <w:rsid w:val="000C3AFB"/>
    <w:rsid w:val="000C5082"/>
    <w:rsid w:val="000C5306"/>
    <w:rsid w:val="000C54EB"/>
    <w:rsid w:val="000C586D"/>
    <w:rsid w:val="000C691A"/>
    <w:rsid w:val="000C6C44"/>
    <w:rsid w:val="000C6EE3"/>
    <w:rsid w:val="000C7CBD"/>
    <w:rsid w:val="000D09A2"/>
    <w:rsid w:val="000D0F2D"/>
    <w:rsid w:val="000D0F46"/>
    <w:rsid w:val="000D1593"/>
    <w:rsid w:val="000D1628"/>
    <w:rsid w:val="000D1D35"/>
    <w:rsid w:val="000D25BD"/>
    <w:rsid w:val="000D3038"/>
    <w:rsid w:val="000D34FF"/>
    <w:rsid w:val="000D3EAC"/>
    <w:rsid w:val="000D40C7"/>
    <w:rsid w:val="000D44B1"/>
    <w:rsid w:val="000D54F6"/>
    <w:rsid w:val="000D5DCD"/>
    <w:rsid w:val="000D5E6B"/>
    <w:rsid w:val="000D60AB"/>
    <w:rsid w:val="000D62BC"/>
    <w:rsid w:val="000D7923"/>
    <w:rsid w:val="000D7BAD"/>
    <w:rsid w:val="000E023D"/>
    <w:rsid w:val="000E059A"/>
    <w:rsid w:val="000E0B1A"/>
    <w:rsid w:val="000E171F"/>
    <w:rsid w:val="000E23CA"/>
    <w:rsid w:val="000E252D"/>
    <w:rsid w:val="000E2B7F"/>
    <w:rsid w:val="000E3C43"/>
    <w:rsid w:val="000E4067"/>
    <w:rsid w:val="000E4751"/>
    <w:rsid w:val="000E476D"/>
    <w:rsid w:val="000E498F"/>
    <w:rsid w:val="000E4E98"/>
    <w:rsid w:val="000E5BBF"/>
    <w:rsid w:val="000E5EF0"/>
    <w:rsid w:val="000E6228"/>
    <w:rsid w:val="000E68F9"/>
    <w:rsid w:val="000F0784"/>
    <w:rsid w:val="000F195F"/>
    <w:rsid w:val="000F24BA"/>
    <w:rsid w:val="000F3285"/>
    <w:rsid w:val="000F346A"/>
    <w:rsid w:val="000F3A77"/>
    <w:rsid w:val="000F4911"/>
    <w:rsid w:val="000F4C73"/>
    <w:rsid w:val="000F620E"/>
    <w:rsid w:val="000F685D"/>
    <w:rsid w:val="000F6F2F"/>
    <w:rsid w:val="000F6F5A"/>
    <w:rsid w:val="000F75B0"/>
    <w:rsid w:val="000F799F"/>
    <w:rsid w:val="000F7CE6"/>
    <w:rsid w:val="001020F3"/>
    <w:rsid w:val="00103031"/>
    <w:rsid w:val="00104959"/>
    <w:rsid w:val="00105C1C"/>
    <w:rsid w:val="00105C23"/>
    <w:rsid w:val="00106154"/>
    <w:rsid w:val="00106AD2"/>
    <w:rsid w:val="00106FF7"/>
    <w:rsid w:val="00107778"/>
    <w:rsid w:val="00107A8B"/>
    <w:rsid w:val="00107ABD"/>
    <w:rsid w:val="00107E85"/>
    <w:rsid w:val="0011038E"/>
    <w:rsid w:val="001108C4"/>
    <w:rsid w:val="001109A1"/>
    <w:rsid w:val="001116F5"/>
    <w:rsid w:val="00111922"/>
    <w:rsid w:val="00112E07"/>
    <w:rsid w:val="0011659D"/>
    <w:rsid w:val="001172B9"/>
    <w:rsid w:val="00120B5E"/>
    <w:rsid w:val="00121E00"/>
    <w:rsid w:val="00122F87"/>
    <w:rsid w:val="00123B89"/>
    <w:rsid w:val="00123EE9"/>
    <w:rsid w:val="00124AD5"/>
    <w:rsid w:val="00124E7A"/>
    <w:rsid w:val="00125206"/>
    <w:rsid w:val="001254D8"/>
    <w:rsid w:val="00126A0F"/>
    <w:rsid w:val="00126EF1"/>
    <w:rsid w:val="0012791C"/>
    <w:rsid w:val="00127BD8"/>
    <w:rsid w:val="00130F7A"/>
    <w:rsid w:val="00131085"/>
    <w:rsid w:val="00131A1C"/>
    <w:rsid w:val="00132376"/>
    <w:rsid w:val="0013260C"/>
    <w:rsid w:val="0013261A"/>
    <w:rsid w:val="00132A21"/>
    <w:rsid w:val="0013442F"/>
    <w:rsid w:val="0013592F"/>
    <w:rsid w:val="00135D70"/>
    <w:rsid w:val="00136701"/>
    <w:rsid w:val="00137B68"/>
    <w:rsid w:val="001403B4"/>
    <w:rsid w:val="001409CD"/>
    <w:rsid w:val="00141822"/>
    <w:rsid w:val="00141AA2"/>
    <w:rsid w:val="00142975"/>
    <w:rsid w:val="00142D57"/>
    <w:rsid w:val="00142FD6"/>
    <w:rsid w:val="001436C5"/>
    <w:rsid w:val="00143856"/>
    <w:rsid w:val="00143EB0"/>
    <w:rsid w:val="00144078"/>
    <w:rsid w:val="001445B9"/>
    <w:rsid w:val="00144A21"/>
    <w:rsid w:val="00144DEB"/>
    <w:rsid w:val="001450F4"/>
    <w:rsid w:val="001462F4"/>
    <w:rsid w:val="0015032B"/>
    <w:rsid w:val="00150B74"/>
    <w:rsid w:val="00151446"/>
    <w:rsid w:val="0015231E"/>
    <w:rsid w:val="00152A65"/>
    <w:rsid w:val="00152B04"/>
    <w:rsid w:val="00153C3D"/>
    <w:rsid w:val="0015401E"/>
    <w:rsid w:val="001542C2"/>
    <w:rsid w:val="00154B53"/>
    <w:rsid w:val="00154E34"/>
    <w:rsid w:val="00154E47"/>
    <w:rsid w:val="00155A17"/>
    <w:rsid w:val="00155DF4"/>
    <w:rsid w:val="00155E7C"/>
    <w:rsid w:val="00155FB9"/>
    <w:rsid w:val="001562E1"/>
    <w:rsid w:val="00156411"/>
    <w:rsid w:val="001577CD"/>
    <w:rsid w:val="00157A2F"/>
    <w:rsid w:val="00160F2A"/>
    <w:rsid w:val="00162543"/>
    <w:rsid w:val="0016296B"/>
    <w:rsid w:val="001632FC"/>
    <w:rsid w:val="00165DA4"/>
    <w:rsid w:val="00167637"/>
    <w:rsid w:val="001712CD"/>
    <w:rsid w:val="0017138E"/>
    <w:rsid w:val="0017193A"/>
    <w:rsid w:val="001719F0"/>
    <w:rsid w:val="00173491"/>
    <w:rsid w:val="00173ACA"/>
    <w:rsid w:val="00175A51"/>
    <w:rsid w:val="00175B07"/>
    <w:rsid w:val="00175E19"/>
    <w:rsid w:val="00176232"/>
    <w:rsid w:val="0017630D"/>
    <w:rsid w:val="001766C0"/>
    <w:rsid w:val="00176A9B"/>
    <w:rsid w:val="001800FE"/>
    <w:rsid w:val="001802BF"/>
    <w:rsid w:val="00181CFE"/>
    <w:rsid w:val="00182465"/>
    <w:rsid w:val="00182E19"/>
    <w:rsid w:val="0018305E"/>
    <w:rsid w:val="00183322"/>
    <w:rsid w:val="0018348D"/>
    <w:rsid w:val="0018396D"/>
    <w:rsid w:val="00185343"/>
    <w:rsid w:val="001853AC"/>
    <w:rsid w:val="001859D1"/>
    <w:rsid w:val="001867F1"/>
    <w:rsid w:val="00186838"/>
    <w:rsid w:val="00186B6F"/>
    <w:rsid w:val="00186C18"/>
    <w:rsid w:val="001875AF"/>
    <w:rsid w:val="00187647"/>
    <w:rsid w:val="00187EA7"/>
    <w:rsid w:val="001902A2"/>
    <w:rsid w:val="001904DC"/>
    <w:rsid w:val="00190BE0"/>
    <w:rsid w:val="00191240"/>
    <w:rsid w:val="00192638"/>
    <w:rsid w:val="001934C2"/>
    <w:rsid w:val="00193A3A"/>
    <w:rsid w:val="00194A63"/>
    <w:rsid w:val="00195646"/>
    <w:rsid w:val="0019568A"/>
    <w:rsid w:val="00195910"/>
    <w:rsid w:val="001977F7"/>
    <w:rsid w:val="001A03CC"/>
    <w:rsid w:val="001A08B8"/>
    <w:rsid w:val="001A095E"/>
    <w:rsid w:val="001A09C9"/>
    <w:rsid w:val="001A0ED4"/>
    <w:rsid w:val="001A2A52"/>
    <w:rsid w:val="001A2F02"/>
    <w:rsid w:val="001A3A6A"/>
    <w:rsid w:val="001A4169"/>
    <w:rsid w:val="001A449F"/>
    <w:rsid w:val="001A4BCC"/>
    <w:rsid w:val="001A4D46"/>
    <w:rsid w:val="001A4EBE"/>
    <w:rsid w:val="001A54B7"/>
    <w:rsid w:val="001A54E4"/>
    <w:rsid w:val="001A60AA"/>
    <w:rsid w:val="001A666D"/>
    <w:rsid w:val="001A6946"/>
    <w:rsid w:val="001A706C"/>
    <w:rsid w:val="001A7343"/>
    <w:rsid w:val="001A7F9C"/>
    <w:rsid w:val="001B0139"/>
    <w:rsid w:val="001B0162"/>
    <w:rsid w:val="001B05A7"/>
    <w:rsid w:val="001B0EE3"/>
    <w:rsid w:val="001B1249"/>
    <w:rsid w:val="001B1604"/>
    <w:rsid w:val="001B2EA0"/>
    <w:rsid w:val="001B2F0E"/>
    <w:rsid w:val="001B3328"/>
    <w:rsid w:val="001B3A91"/>
    <w:rsid w:val="001B3BD8"/>
    <w:rsid w:val="001B45EE"/>
    <w:rsid w:val="001B464D"/>
    <w:rsid w:val="001B4EEE"/>
    <w:rsid w:val="001B536E"/>
    <w:rsid w:val="001B6158"/>
    <w:rsid w:val="001B6399"/>
    <w:rsid w:val="001B7177"/>
    <w:rsid w:val="001B75E7"/>
    <w:rsid w:val="001C0D70"/>
    <w:rsid w:val="001C0D7D"/>
    <w:rsid w:val="001C161A"/>
    <w:rsid w:val="001C222F"/>
    <w:rsid w:val="001C22DE"/>
    <w:rsid w:val="001C4239"/>
    <w:rsid w:val="001C4292"/>
    <w:rsid w:val="001C5761"/>
    <w:rsid w:val="001C5A16"/>
    <w:rsid w:val="001C5C36"/>
    <w:rsid w:val="001C62E4"/>
    <w:rsid w:val="001C697D"/>
    <w:rsid w:val="001C6996"/>
    <w:rsid w:val="001C7468"/>
    <w:rsid w:val="001D0713"/>
    <w:rsid w:val="001D122F"/>
    <w:rsid w:val="001D1364"/>
    <w:rsid w:val="001D1A07"/>
    <w:rsid w:val="001D2FB7"/>
    <w:rsid w:val="001D3B47"/>
    <w:rsid w:val="001D4467"/>
    <w:rsid w:val="001D45C2"/>
    <w:rsid w:val="001D55C6"/>
    <w:rsid w:val="001D642F"/>
    <w:rsid w:val="001D67BF"/>
    <w:rsid w:val="001D6BB8"/>
    <w:rsid w:val="001D6C0A"/>
    <w:rsid w:val="001D71BA"/>
    <w:rsid w:val="001D7853"/>
    <w:rsid w:val="001D7903"/>
    <w:rsid w:val="001E02F2"/>
    <w:rsid w:val="001E032C"/>
    <w:rsid w:val="001E0442"/>
    <w:rsid w:val="001E063B"/>
    <w:rsid w:val="001E06FB"/>
    <w:rsid w:val="001E0C54"/>
    <w:rsid w:val="001E0E7C"/>
    <w:rsid w:val="001E0EA7"/>
    <w:rsid w:val="001E2384"/>
    <w:rsid w:val="001E401C"/>
    <w:rsid w:val="001E52E2"/>
    <w:rsid w:val="001E5462"/>
    <w:rsid w:val="001E5676"/>
    <w:rsid w:val="001E5CAE"/>
    <w:rsid w:val="001E5F4C"/>
    <w:rsid w:val="001E63CA"/>
    <w:rsid w:val="001E6D77"/>
    <w:rsid w:val="001E7E18"/>
    <w:rsid w:val="001F19D2"/>
    <w:rsid w:val="001F1AAE"/>
    <w:rsid w:val="001F223D"/>
    <w:rsid w:val="001F2357"/>
    <w:rsid w:val="001F2632"/>
    <w:rsid w:val="001F3216"/>
    <w:rsid w:val="001F429E"/>
    <w:rsid w:val="001F447A"/>
    <w:rsid w:val="001F4E01"/>
    <w:rsid w:val="001F5C87"/>
    <w:rsid w:val="001F5D8D"/>
    <w:rsid w:val="001F5F17"/>
    <w:rsid w:val="001F710D"/>
    <w:rsid w:val="001F7809"/>
    <w:rsid w:val="001F7F90"/>
    <w:rsid w:val="00201532"/>
    <w:rsid w:val="00201BEA"/>
    <w:rsid w:val="002026D7"/>
    <w:rsid w:val="00204E8E"/>
    <w:rsid w:val="002050CD"/>
    <w:rsid w:val="00205BFE"/>
    <w:rsid w:val="00206768"/>
    <w:rsid w:val="002068E8"/>
    <w:rsid w:val="00207B92"/>
    <w:rsid w:val="00207C9B"/>
    <w:rsid w:val="00207FCE"/>
    <w:rsid w:val="002104D8"/>
    <w:rsid w:val="00210FD2"/>
    <w:rsid w:val="00211C96"/>
    <w:rsid w:val="00212C21"/>
    <w:rsid w:val="002130A1"/>
    <w:rsid w:val="00213FF6"/>
    <w:rsid w:val="00214062"/>
    <w:rsid w:val="0021429D"/>
    <w:rsid w:val="0021437E"/>
    <w:rsid w:val="00214B09"/>
    <w:rsid w:val="00214B1E"/>
    <w:rsid w:val="002150E0"/>
    <w:rsid w:val="002154A9"/>
    <w:rsid w:val="00215934"/>
    <w:rsid w:val="00216387"/>
    <w:rsid w:val="0021698E"/>
    <w:rsid w:val="00216A1A"/>
    <w:rsid w:val="0021702A"/>
    <w:rsid w:val="002176DC"/>
    <w:rsid w:val="00217BFE"/>
    <w:rsid w:val="00217CFE"/>
    <w:rsid w:val="00217E84"/>
    <w:rsid w:val="00220608"/>
    <w:rsid w:val="002208CE"/>
    <w:rsid w:val="00220B97"/>
    <w:rsid w:val="00220B9D"/>
    <w:rsid w:val="002214B4"/>
    <w:rsid w:val="00222273"/>
    <w:rsid w:val="00223D1F"/>
    <w:rsid w:val="00224045"/>
    <w:rsid w:val="00224BA6"/>
    <w:rsid w:val="00224EC4"/>
    <w:rsid w:val="002252FE"/>
    <w:rsid w:val="002258BD"/>
    <w:rsid w:val="00225905"/>
    <w:rsid w:val="00226ECD"/>
    <w:rsid w:val="002270A2"/>
    <w:rsid w:val="0022713A"/>
    <w:rsid w:val="0022763C"/>
    <w:rsid w:val="002279C7"/>
    <w:rsid w:val="0023067B"/>
    <w:rsid w:val="00230CA6"/>
    <w:rsid w:val="002317AD"/>
    <w:rsid w:val="00232417"/>
    <w:rsid w:val="00232489"/>
    <w:rsid w:val="00232781"/>
    <w:rsid w:val="002327A7"/>
    <w:rsid w:val="00232A1F"/>
    <w:rsid w:val="00232D16"/>
    <w:rsid w:val="00232DC5"/>
    <w:rsid w:val="002332B6"/>
    <w:rsid w:val="00234912"/>
    <w:rsid w:val="00234B39"/>
    <w:rsid w:val="002350C4"/>
    <w:rsid w:val="002351FA"/>
    <w:rsid w:val="00236131"/>
    <w:rsid w:val="00236A97"/>
    <w:rsid w:val="00236BDA"/>
    <w:rsid w:val="002372A1"/>
    <w:rsid w:val="00237FCD"/>
    <w:rsid w:val="00240512"/>
    <w:rsid w:val="00240DAF"/>
    <w:rsid w:val="00240FE8"/>
    <w:rsid w:val="002413EC"/>
    <w:rsid w:val="00241C52"/>
    <w:rsid w:val="00242194"/>
    <w:rsid w:val="00242F72"/>
    <w:rsid w:val="00244E79"/>
    <w:rsid w:val="002451E5"/>
    <w:rsid w:val="00246941"/>
    <w:rsid w:val="00246B55"/>
    <w:rsid w:val="00247671"/>
    <w:rsid w:val="00250877"/>
    <w:rsid w:val="00251259"/>
    <w:rsid w:val="00251E05"/>
    <w:rsid w:val="00251F07"/>
    <w:rsid w:val="00251FD6"/>
    <w:rsid w:val="00252A60"/>
    <w:rsid w:val="002533E3"/>
    <w:rsid w:val="002546F3"/>
    <w:rsid w:val="00254F82"/>
    <w:rsid w:val="00255A22"/>
    <w:rsid w:val="00257786"/>
    <w:rsid w:val="0025789F"/>
    <w:rsid w:val="00257D35"/>
    <w:rsid w:val="00257DEC"/>
    <w:rsid w:val="00260706"/>
    <w:rsid w:val="00260BF9"/>
    <w:rsid w:val="00260C5E"/>
    <w:rsid w:val="00260DA8"/>
    <w:rsid w:val="00260EF5"/>
    <w:rsid w:val="00261441"/>
    <w:rsid w:val="0026145E"/>
    <w:rsid w:val="0026172C"/>
    <w:rsid w:val="002619FA"/>
    <w:rsid w:val="00262AA6"/>
    <w:rsid w:val="00263952"/>
    <w:rsid w:val="00264F8F"/>
    <w:rsid w:val="00265CC4"/>
    <w:rsid w:val="002667C0"/>
    <w:rsid w:val="00266B79"/>
    <w:rsid w:val="00266BF8"/>
    <w:rsid w:val="00266CBD"/>
    <w:rsid w:val="00266E63"/>
    <w:rsid w:val="00270DAE"/>
    <w:rsid w:val="00271D95"/>
    <w:rsid w:val="0027258D"/>
    <w:rsid w:val="002729DA"/>
    <w:rsid w:val="00272C74"/>
    <w:rsid w:val="00272F3F"/>
    <w:rsid w:val="0027341E"/>
    <w:rsid w:val="00273512"/>
    <w:rsid w:val="00273ADC"/>
    <w:rsid w:val="00275058"/>
    <w:rsid w:val="0027505B"/>
    <w:rsid w:val="0027522D"/>
    <w:rsid w:val="00275A9D"/>
    <w:rsid w:val="002760E2"/>
    <w:rsid w:val="00276ED2"/>
    <w:rsid w:val="00277730"/>
    <w:rsid w:val="00280161"/>
    <w:rsid w:val="002802AE"/>
    <w:rsid w:val="002802FD"/>
    <w:rsid w:val="00281145"/>
    <w:rsid w:val="00281654"/>
    <w:rsid w:val="00281AC1"/>
    <w:rsid w:val="00281F6E"/>
    <w:rsid w:val="00282719"/>
    <w:rsid w:val="00282785"/>
    <w:rsid w:val="002833CB"/>
    <w:rsid w:val="002835AF"/>
    <w:rsid w:val="00283D71"/>
    <w:rsid w:val="0028404A"/>
    <w:rsid w:val="00284859"/>
    <w:rsid w:val="00284F7D"/>
    <w:rsid w:val="00285F2E"/>
    <w:rsid w:val="002868DB"/>
    <w:rsid w:val="002871EB"/>
    <w:rsid w:val="002878E9"/>
    <w:rsid w:val="002907D4"/>
    <w:rsid w:val="00290B88"/>
    <w:rsid w:val="00290FD6"/>
    <w:rsid w:val="00290FF3"/>
    <w:rsid w:val="00291997"/>
    <w:rsid w:val="00291C7D"/>
    <w:rsid w:val="00292C73"/>
    <w:rsid w:val="002935BB"/>
    <w:rsid w:val="00293D62"/>
    <w:rsid w:val="002940D7"/>
    <w:rsid w:val="00294378"/>
    <w:rsid w:val="00294937"/>
    <w:rsid w:val="002955CB"/>
    <w:rsid w:val="00295681"/>
    <w:rsid w:val="00296517"/>
    <w:rsid w:val="002966E5"/>
    <w:rsid w:val="00296C78"/>
    <w:rsid w:val="00296EFE"/>
    <w:rsid w:val="002A0286"/>
    <w:rsid w:val="002A05BA"/>
    <w:rsid w:val="002A0F57"/>
    <w:rsid w:val="002A1657"/>
    <w:rsid w:val="002A198B"/>
    <w:rsid w:val="002A1DA1"/>
    <w:rsid w:val="002A1F85"/>
    <w:rsid w:val="002A281B"/>
    <w:rsid w:val="002A2892"/>
    <w:rsid w:val="002A2A7B"/>
    <w:rsid w:val="002A2CA3"/>
    <w:rsid w:val="002A32F0"/>
    <w:rsid w:val="002A3953"/>
    <w:rsid w:val="002A3AD8"/>
    <w:rsid w:val="002A3ED0"/>
    <w:rsid w:val="002A58C3"/>
    <w:rsid w:val="002A5CAA"/>
    <w:rsid w:val="002A671C"/>
    <w:rsid w:val="002B063E"/>
    <w:rsid w:val="002B1E71"/>
    <w:rsid w:val="002B2171"/>
    <w:rsid w:val="002B23CC"/>
    <w:rsid w:val="002B2B61"/>
    <w:rsid w:val="002B3729"/>
    <w:rsid w:val="002B38E4"/>
    <w:rsid w:val="002B3CBF"/>
    <w:rsid w:val="002B433E"/>
    <w:rsid w:val="002B50ED"/>
    <w:rsid w:val="002B67CC"/>
    <w:rsid w:val="002B6B01"/>
    <w:rsid w:val="002B7025"/>
    <w:rsid w:val="002B75E1"/>
    <w:rsid w:val="002B789B"/>
    <w:rsid w:val="002C030B"/>
    <w:rsid w:val="002C05E0"/>
    <w:rsid w:val="002C094B"/>
    <w:rsid w:val="002C11D6"/>
    <w:rsid w:val="002C21D9"/>
    <w:rsid w:val="002C2811"/>
    <w:rsid w:val="002C2BB3"/>
    <w:rsid w:val="002C2F9E"/>
    <w:rsid w:val="002C3E01"/>
    <w:rsid w:val="002C49C1"/>
    <w:rsid w:val="002C57E5"/>
    <w:rsid w:val="002C6002"/>
    <w:rsid w:val="002C6BCC"/>
    <w:rsid w:val="002C7D71"/>
    <w:rsid w:val="002C7DAF"/>
    <w:rsid w:val="002C7E85"/>
    <w:rsid w:val="002D1211"/>
    <w:rsid w:val="002D184A"/>
    <w:rsid w:val="002D1868"/>
    <w:rsid w:val="002D18A6"/>
    <w:rsid w:val="002D1E59"/>
    <w:rsid w:val="002D21B8"/>
    <w:rsid w:val="002D275F"/>
    <w:rsid w:val="002D289A"/>
    <w:rsid w:val="002D30FA"/>
    <w:rsid w:val="002D3CCF"/>
    <w:rsid w:val="002D3E98"/>
    <w:rsid w:val="002D41CA"/>
    <w:rsid w:val="002D4B01"/>
    <w:rsid w:val="002D4D6B"/>
    <w:rsid w:val="002D4D83"/>
    <w:rsid w:val="002D4E2D"/>
    <w:rsid w:val="002D4E7B"/>
    <w:rsid w:val="002D4FDA"/>
    <w:rsid w:val="002D58CD"/>
    <w:rsid w:val="002D60D8"/>
    <w:rsid w:val="002D6B47"/>
    <w:rsid w:val="002D7664"/>
    <w:rsid w:val="002D7D5C"/>
    <w:rsid w:val="002E0D1B"/>
    <w:rsid w:val="002E10DE"/>
    <w:rsid w:val="002E1C01"/>
    <w:rsid w:val="002E2232"/>
    <w:rsid w:val="002E2F35"/>
    <w:rsid w:val="002E5999"/>
    <w:rsid w:val="002E5A0A"/>
    <w:rsid w:val="002E5A22"/>
    <w:rsid w:val="002E5A73"/>
    <w:rsid w:val="002E5D47"/>
    <w:rsid w:val="002E794F"/>
    <w:rsid w:val="002E7BEC"/>
    <w:rsid w:val="002F1225"/>
    <w:rsid w:val="002F183E"/>
    <w:rsid w:val="002F1ADA"/>
    <w:rsid w:val="002F265A"/>
    <w:rsid w:val="002F2AAA"/>
    <w:rsid w:val="002F3740"/>
    <w:rsid w:val="002F3A06"/>
    <w:rsid w:val="002F3C93"/>
    <w:rsid w:val="002F3D8B"/>
    <w:rsid w:val="002F407F"/>
    <w:rsid w:val="002F4816"/>
    <w:rsid w:val="002F4942"/>
    <w:rsid w:val="002F4B50"/>
    <w:rsid w:val="002F5535"/>
    <w:rsid w:val="002F6502"/>
    <w:rsid w:val="002F67CE"/>
    <w:rsid w:val="002F6A09"/>
    <w:rsid w:val="003009FC"/>
    <w:rsid w:val="00301357"/>
    <w:rsid w:val="00302106"/>
    <w:rsid w:val="0030287B"/>
    <w:rsid w:val="00302ACE"/>
    <w:rsid w:val="0030387A"/>
    <w:rsid w:val="00303ECB"/>
    <w:rsid w:val="003044D2"/>
    <w:rsid w:val="003048DF"/>
    <w:rsid w:val="003059F8"/>
    <w:rsid w:val="00305D4F"/>
    <w:rsid w:val="003060D0"/>
    <w:rsid w:val="003064C6"/>
    <w:rsid w:val="003070A8"/>
    <w:rsid w:val="0030776B"/>
    <w:rsid w:val="00307B95"/>
    <w:rsid w:val="00307CD5"/>
    <w:rsid w:val="00307E9A"/>
    <w:rsid w:val="00311A82"/>
    <w:rsid w:val="00314EB2"/>
    <w:rsid w:val="00316872"/>
    <w:rsid w:val="00320483"/>
    <w:rsid w:val="0032167D"/>
    <w:rsid w:val="0032229A"/>
    <w:rsid w:val="003222B1"/>
    <w:rsid w:val="003222F3"/>
    <w:rsid w:val="00322D90"/>
    <w:rsid w:val="0032346F"/>
    <w:rsid w:val="003236B4"/>
    <w:rsid w:val="00324A1D"/>
    <w:rsid w:val="00325E07"/>
    <w:rsid w:val="0032658D"/>
    <w:rsid w:val="003271F7"/>
    <w:rsid w:val="00327B95"/>
    <w:rsid w:val="00330173"/>
    <w:rsid w:val="003301C9"/>
    <w:rsid w:val="003302D4"/>
    <w:rsid w:val="003319F6"/>
    <w:rsid w:val="003321E9"/>
    <w:rsid w:val="00333406"/>
    <w:rsid w:val="0033384C"/>
    <w:rsid w:val="00333A85"/>
    <w:rsid w:val="00333D90"/>
    <w:rsid w:val="00333F50"/>
    <w:rsid w:val="00334296"/>
    <w:rsid w:val="00334525"/>
    <w:rsid w:val="003346CD"/>
    <w:rsid w:val="003348C7"/>
    <w:rsid w:val="00335186"/>
    <w:rsid w:val="00335E00"/>
    <w:rsid w:val="00336678"/>
    <w:rsid w:val="00336CA7"/>
    <w:rsid w:val="00336EC8"/>
    <w:rsid w:val="003373F9"/>
    <w:rsid w:val="00337F91"/>
    <w:rsid w:val="00340113"/>
    <w:rsid w:val="0034124B"/>
    <w:rsid w:val="00341703"/>
    <w:rsid w:val="0034272E"/>
    <w:rsid w:val="00343971"/>
    <w:rsid w:val="00345344"/>
    <w:rsid w:val="00346323"/>
    <w:rsid w:val="003470E2"/>
    <w:rsid w:val="00347F24"/>
    <w:rsid w:val="003504B6"/>
    <w:rsid w:val="00350708"/>
    <w:rsid w:val="00350C48"/>
    <w:rsid w:val="00351649"/>
    <w:rsid w:val="00351AA5"/>
    <w:rsid w:val="00351CCC"/>
    <w:rsid w:val="00351E1E"/>
    <w:rsid w:val="003520FB"/>
    <w:rsid w:val="00352A01"/>
    <w:rsid w:val="00353942"/>
    <w:rsid w:val="003541FE"/>
    <w:rsid w:val="00354AF3"/>
    <w:rsid w:val="00354C50"/>
    <w:rsid w:val="00355141"/>
    <w:rsid w:val="003558C5"/>
    <w:rsid w:val="00355A9A"/>
    <w:rsid w:val="00355ACC"/>
    <w:rsid w:val="00355B83"/>
    <w:rsid w:val="00355F5E"/>
    <w:rsid w:val="00356044"/>
    <w:rsid w:val="00356E9A"/>
    <w:rsid w:val="00356F17"/>
    <w:rsid w:val="00357684"/>
    <w:rsid w:val="00360293"/>
    <w:rsid w:val="003607A8"/>
    <w:rsid w:val="00361F7A"/>
    <w:rsid w:val="0036211C"/>
    <w:rsid w:val="00362A52"/>
    <w:rsid w:val="00362F2A"/>
    <w:rsid w:val="0036354B"/>
    <w:rsid w:val="00363640"/>
    <w:rsid w:val="00364077"/>
    <w:rsid w:val="00364BEC"/>
    <w:rsid w:val="00364C5A"/>
    <w:rsid w:val="00364F65"/>
    <w:rsid w:val="00365647"/>
    <w:rsid w:val="00366D87"/>
    <w:rsid w:val="00367338"/>
    <w:rsid w:val="003676DC"/>
    <w:rsid w:val="00367F4B"/>
    <w:rsid w:val="003707C3"/>
    <w:rsid w:val="00370E86"/>
    <w:rsid w:val="00370F1C"/>
    <w:rsid w:val="0037186D"/>
    <w:rsid w:val="00371E9D"/>
    <w:rsid w:val="00372423"/>
    <w:rsid w:val="00372772"/>
    <w:rsid w:val="003738C0"/>
    <w:rsid w:val="00373B67"/>
    <w:rsid w:val="00373CB8"/>
    <w:rsid w:val="00373DEF"/>
    <w:rsid w:val="00374761"/>
    <w:rsid w:val="00374B91"/>
    <w:rsid w:val="00374C13"/>
    <w:rsid w:val="0037632C"/>
    <w:rsid w:val="003763AB"/>
    <w:rsid w:val="00380161"/>
    <w:rsid w:val="003806F2"/>
    <w:rsid w:val="00380B8A"/>
    <w:rsid w:val="003820D4"/>
    <w:rsid w:val="00382119"/>
    <w:rsid w:val="00382D22"/>
    <w:rsid w:val="00383420"/>
    <w:rsid w:val="00383843"/>
    <w:rsid w:val="00383EC3"/>
    <w:rsid w:val="0038454E"/>
    <w:rsid w:val="0038467B"/>
    <w:rsid w:val="00385541"/>
    <w:rsid w:val="0038569A"/>
    <w:rsid w:val="00385793"/>
    <w:rsid w:val="00385F21"/>
    <w:rsid w:val="00386E80"/>
    <w:rsid w:val="00387394"/>
    <w:rsid w:val="00387AD8"/>
    <w:rsid w:val="00390648"/>
    <w:rsid w:val="0039087A"/>
    <w:rsid w:val="00390C9B"/>
    <w:rsid w:val="003919AB"/>
    <w:rsid w:val="0039355A"/>
    <w:rsid w:val="00395018"/>
    <w:rsid w:val="003956B6"/>
    <w:rsid w:val="003958E4"/>
    <w:rsid w:val="003961A8"/>
    <w:rsid w:val="00396AA9"/>
    <w:rsid w:val="00396FF5"/>
    <w:rsid w:val="0039702C"/>
    <w:rsid w:val="00397422"/>
    <w:rsid w:val="0039754C"/>
    <w:rsid w:val="00397F85"/>
    <w:rsid w:val="003A00BE"/>
    <w:rsid w:val="003A1E4D"/>
    <w:rsid w:val="003A26F1"/>
    <w:rsid w:val="003A278B"/>
    <w:rsid w:val="003A2CA2"/>
    <w:rsid w:val="003A2F68"/>
    <w:rsid w:val="003A4300"/>
    <w:rsid w:val="003A43E8"/>
    <w:rsid w:val="003A4442"/>
    <w:rsid w:val="003A448D"/>
    <w:rsid w:val="003A486C"/>
    <w:rsid w:val="003A4ABE"/>
    <w:rsid w:val="003A50EF"/>
    <w:rsid w:val="003A565D"/>
    <w:rsid w:val="003A6592"/>
    <w:rsid w:val="003A6FD6"/>
    <w:rsid w:val="003A7272"/>
    <w:rsid w:val="003A7275"/>
    <w:rsid w:val="003A7AA3"/>
    <w:rsid w:val="003B06BF"/>
    <w:rsid w:val="003B1233"/>
    <w:rsid w:val="003B2809"/>
    <w:rsid w:val="003B3073"/>
    <w:rsid w:val="003B33C4"/>
    <w:rsid w:val="003B3CD9"/>
    <w:rsid w:val="003B4384"/>
    <w:rsid w:val="003B441D"/>
    <w:rsid w:val="003B4EB2"/>
    <w:rsid w:val="003B5726"/>
    <w:rsid w:val="003B5767"/>
    <w:rsid w:val="003B7D03"/>
    <w:rsid w:val="003C05FD"/>
    <w:rsid w:val="003C0E70"/>
    <w:rsid w:val="003C299D"/>
    <w:rsid w:val="003C29B3"/>
    <w:rsid w:val="003C2B1C"/>
    <w:rsid w:val="003C383E"/>
    <w:rsid w:val="003C4553"/>
    <w:rsid w:val="003C4A87"/>
    <w:rsid w:val="003C4FF1"/>
    <w:rsid w:val="003C54BD"/>
    <w:rsid w:val="003C5671"/>
    <w:rsid w:val="003C573F"/>
    <w:rsid w:val="003C5B45"/>
    <w:rsid w:val="003C5D01"/>
    <w:rsid w:val="003C6680"/>
    <w:rsid w:val="003C6E12"/>
    <w:rsid w:val="003C6F48"/>
    <w:rsid w:val="003C74BD"/>
    <w:rsid w:val="003C761B"/>
    <w:rsid w:val="003D0B6C"/>
    <w:rsid w:val="003D0B80"/>
    <w:rsid w:val="003D20A6"/>
    <w:rsid w:val="003D24B6"/>
    <w:rsid w:val="003D3523"/>
    <w:rsid w:val="003D4A6E"/>
    <w:rsid w:val="003D4F33"/>
    <w:rsid w:val="003D5708"/>
    <w:rsid w:val="003D57A3"/>
    <w:rsid w:val="003D5D24"/>
    <w:rsid w:val="003D66EC"/>
    <w:rsid w:val="003D73A2"/>
    <w:rsid w:val="003D7730"/>
    <w:rsid w:val="003D7C56"/>
    <w:rsid w:val="003D7F07"/>
    <w:rsid w:val="003D7F81"/>
    <w:rsid w:val="003E0594"/>
    <w:rsid w:val="003E0A08"/>
    <w:rsid w:val="003E0A3E"/>
    <w:rsid w:val="003E0A58"/>
    <w:rsid w:val="003E13B8"/>
    <w:rsid w:val="003E146D"/>
    <w:rsid w:val="003E182A"/>
    <w:rsid w:val="003E1E2F"/>
    <w:rsid w:val="003E1E5B"/>
    <w:rsid w:val="003E257F"/>
    <w:rsid w:val="003E2B5D"/>
    <w:rsid w:val="003E3750"/>
    <w:rsid w:val="003E3850"/>
    <w:rsid w:val="003E3FB2"/>
    <w:rsid w:val="003E41BC"/>
    <w:rsid w:val="003E5763"/>
    <w:rsid w:val="003E746C"/>
    <w:rsid w:val="003E7A20"/>
    <w:rsid w:val="003E7B1A"/>
    <w:rsid w:val="003E7B89"/>
    <w:rsid w:val="003F0AC6"/>
    <w:rsid w:val="003F0B3F"/>
    <w:rsid w:val="003F1E9D"/>
    <w:rsid w:val="003F3810"/>
    <w:rsid w:val="003F435D"/>
    <w:rsid w:val="003F4AA9"/>
    <w:rsid w:val="003F4CA8"/>
    <w:rsid w:val="003F4D46"/>
    <w:rsid w:val="003F4E8E"/>
    <w:rsid w:val="003F5EED"/>
    <w:rsid w:val="003F5EFE"/>
    <w:rsid w:val="003F6116"/>
    <w:rsid w:val="003F68A1"/>
    <w:rsid w:val="003F72DE"/>
    <w:rsid w:val="003F7F4B"/>
    <w:rsid w:val="004004C4"/>
    <w:rsid w:val="004006C9"/>
    <w:rsid w:val="00401F5D"/>
    <w:rsid w:val="00402467"/>
    <w:rsid w:val="0040308F"/>
    <w:rsid w:val="00403FB2"/>
    <w:rsid w:val="00404276"/>
    <w:rsid w:val="0040441D"/>
    <w:rsid w:val="00405DF3"/>
    <w:rsid w:val="0040617D"/>
    <w:rsid w:val="00406915"/>
    <w:rsid w:val="00407549"/>
    <w:rsid w:val="004075B9"/>
    <w:rsid w:val="00407E04"/>
    <w:rsid w:val="00410C56"/>
    <w:rsid w:val="00410FAD"/>
    <w:rsid w:val="004111D0"/>
    <w:rsid w:val="00411390"/>
    <w:rsid w:val="004115F8"/>
    <w:rsid w:val="00413033"/>
    <w:rsid w:val="0041381A"/>
    <w:rsid w:val="00413CD3"/>
    <w:rsid w:val="00413FD7"/>
    <w:rsid w:val="00414783"/>
    <w:rsid w:val="00414A0C"/>
    <w:rsid w:val="00414B26"/>
    <w:rsid w:val="00415708"/>
    <w:rsid w:val="00415ACC"/>
    <w:rsid w:val="00415CD9"/>
    <w:rsid w:val="004161CC"/>
    <w:rsid w:val="004169AC"/>
    <w:rsid w:val="0041719F"/>
    <w:rsid w:val="00417E6B"/>
    <w:rsid w:val="004201CC"/>
    <w:rsid w:val="00421DFF"/>
    <w:rsid w:val="0042230C"/>
    <w:rsid w:val="00422376"/>
    <w:rsid w:val="004224E4"/>
    <w:rsid w:val="00423960"/>
    <w:rsid w:val="0042476F"/>
    <w:rsid w:val="0042590E"/>
    <w:rsid w:val="00425A11"/>
    <w:rsid w:val="00425C64"/>
    <w:rsid w:val="0042653B"/>
    <w:rsid w:val="00427246"/>
    <w:rsid w:val="00427887"/>
    <w:rsid w:val="00427CBC"/>
    <w:rsid w:val="004309D6"/>
    <w:rsid w:val="00431AB9"/>
    <w:rsid w:val="00431ED3"/>
    <w:rsid w:val="00432585"/>
    <w:rsid w:val="004333A6"/>
    <w:rsid w:val="004342A8"/>
    <w:rsid w:val="00434D05"/>
    <w:rsid w:val="00434D55"/>
    <w:rsid w:val="004357B4"/>
    <w:rsid w:val="00436CAD"/>
    <w:rsid w:val="00437167"/>
    <w:rsid w:val="00437D7A"/>
    <w:rsid w:val="00441396"/>
    <w:rsid w:val="004415F7"/>
    <w:rsid w:val="004421CF"/>
    <w:rsid w:val="00442E0C"/>
    <w:rsid w:val="004433B7"/>
    <w:rsid w:val="00444C6C"/>
    <w:rsid w:val="0044509B"/>
    <w:rsid w:val="00445356"/>
    <w:rsid w:val="00445459"/>
    <w:rsid w:val="00445514"/>
    <w:rsid w:val="0044693A"/>
    <w:rsid w:val="004473EF"/>
    <w:rsid w:val="004477AF"/>
    <w:rsid w:val="0045199D"/>
    <w:rsid w:val="00451C16"/>
    <w:rsid w:val="00451E50"/>
    <w:rsid w:val="0045291E"/>
    <w:rsid w:val="00452B23"/>
    <w:rsid w:val="00452BEC"/>
    <w:rsid w:val="00452DBD"/>
    <w:rsid w:val="004537EC"/>
    <w:rsid w:val="00454B89"/>
    <w:rsid w:val="00454F87"/>
    <w:rsid w:val="0045562E"/>
    <w:rsid w:val="004557D0"/>
    <w:rsid w:val="00456984"/>
    <w:rsid w:val="00456C2A"/>
    <w:rsid w:val="0045705D"/>
    <w:rsid w:val="00457516"/>
    <w:rsid w:val="004575E5"/>
    <w:rsid w:val="00457DA7"/>
    <w:rsid w:val="00460363"/>
    <w:rsid w:val="0046041E"/>
    <w:rsid w:val="00460750"/>
    <w:rsid w:val="00460D9B"/>
    <w:rsid w:val="00460DDE"/>
    <w:rsid w:val="00460E0F"/>
    <w:rsid w:val="00461A11"/>
    <w:rsid w:val="00461B1D"/>
    <w:rsid w:val="004630A2"/>
    <w:rsid w:val="00463861"/>
    <w:rsid w:val="0046406F"/>
    <w:rsid w:val="00464345"/>
    <w:rsid w:val="00464CC3"/>
    <w:rsid w:val="00464D16"/>
    <w:rsid w:val="00465308"/>
    <w:rsid w:val="00465D5C"/>
    <w:rsid w:val="00466E44"/>
    <w:rsid w:val="00466FB3"/>
    <w:rsid w:val="0046778D"/>
    <w:rsid w:val="00470AC3"/>
    <w:rsid w:val="00472075"/>
    <w:rsid w:val="00472356"/>
    <w:rsid w:val="00472981"/>
    <w:rsid w:val="00474292"/>
    <w:rsid w:val="00474398"/>
    <w:rsid w:val="004743E5"/>
    <w:rsid w:val="004752CD"/>
    <w:rsid w:val="00475AEC"/>
    <w:rsid w:val="0047684B"/>
    <w:rsid w:val="00476A3C"/>
    <w:rsid w:val="00476A88"/>
    <w:rsid w:val="004771CA"/>
    <w:rsid w:val="00477EEE"/>
    <w:rsid w:val="00480721"/>
    <w:rsid w:val="00480939"/>
    <w:rsid w:val="00481267"/>
    <w:rsid w:val="004813E6"/>
    <w:rsid w:val="00481489"/>
    <w:rsid w:val="004826A9"/>
    <w:rsid w:val="0048344E"/>
    <w:rsid w:val="00483575"/>
    <w:rsid w:val="00483994"/>
    <w:rsid w:val="00483DFD"/>
    <w:rsid w:val="0048419B"/>
    <w:rsid w:val="0048424E"/>
    <w:rsid w:val="004852F2"/>
    <w:rsid w:val="004857AA"/>
    <w:rsid w:val="00486792"/>
    <w:rsid w:val="0048752C"/>
    <w:rsid w:val="00487A91"/>
    <w:rsid w:val="00490752"/>
    <w:rsid w:val="004907FB"/>
    <w:rsid w:val="00491389"/>
    <w:rsid w:val="00491395"/>
    <w:rsid w:val="00491B32"/>
    <w:rsid w:val="00491FAC"/>
    <w:rsid w:val="00492528"/>
    <w:rsid w:val="00492591"/>
    <w:rsid w:val="0049365C"/>
    <w:rsid w:val="004940FB"/>
    <w:rsid w:val="00494F20"/>
    <w:rsid w:val="00494FAF"/>
    <w:rsid w:val="00495EF6"/>
    <w:rsid w:val="00497775"/>
    <w:rsid w:val="004A01FE"/>
    <w:rsid w:val="004A0462"/>
    <w:rsid w:val="004A0540"/>
    <w:rsid w:val="004A063A"/>
    <w:rsid w:val="004A1795"/>
    <w:rsid w:val="004A1AE2"/>
    <w:rsid w:val="004A2CB9"/>
    <w:rsid w:val="004A3CA2"/>
    <w:rsid w:val="004A4375"/>
    <w:rsid w:val="004A4587"/>
    <w:rsid w:val="004A4E8C"/>
    <w:rsid w:val="004A634E"/>
    <w:rsid w:val="004A75B5"/>
    <w:rsid w:val="004A7CCA"/>
    <w:rsid w:val="004B02FD"/>
    <w:rsid w:val="004B098E"/>
    <w:rsid w:val="004B1CBF"/>
    <w:rsid w:val="004B2671"/>
    <w:rsid w:val="004B2D57"/>
    <w:rsid w:val="004B3196"/>
    <w:rsid w:val="004B32CE"/>
    <w:rsid w:val="004B5D41"/>
    <w:rsid w:val="004B641C"/>
    <w:rsid w:val="004B67C7"/>
    <w:rsid w:val="004B6B4C"/>
    <w:rsid w:val="004C02BD"/>
    <w:rsid w:val="004C0330"/>
    <w:rsid w:val="004C1100"/>
    <w:rsid w:val="004C124C"/>
    <w:rsid w:val="004C13D9"/>
    <w:rsid w:val="004C16B1"/>
    <w:rsid w:val="004C1B5C"/>
    <w:rsid w:val="004C1F66"/>
    <w:rsid w:val="004C2313"/>
    <w:rsid w:val="004C266C"/>
    <w:rsid w:val="004C2677"/>
    <w:rsid w:val="004C2C0D"/>
    <w:rsid w:val="004C3282"/>
    <w:rsid w:val="004C3439"/>
    <w:rsid w:val="004C3BD6"/>
    <w:rsid w:val="004C3E37"/>
    <w:rsid w:val="004C41C2"/>
    <w:rsid w:val="004C4278"/>
    <w:rsid w:val="004C44DA"/>
    <w:rsid w:val="004C5AF9"/>
    <w:rsid w:val="004C6A24"/>
    <w:rsid w:val="004C6EAA"/>
    <w:rsid w:val="004C6F3F"/>
    <w:rsid w:val="004C7DB2"/>
    <w:rsid w:val="004D0191"/>
    <w:rsid w:val="004D03E7"/>
    <w:rsid w:val="004D05B2"/>
    <w:rsid w:val="004D0714"/>
    <w:rsid w:val="004D151A"/>
    <w:rsid w:val="004D185E"/>
    <w:rsid w:val="004D261A"/>
    <w:rsid w:val="004D2697"/>
    <w:rsid w:val="004D2834"/>
    <w:rsid w:val="004D2C40"/>
    <w:rsid w:val="004D3308"/>
    <w:rsid w:val="004D357D"/>
    <w:rsid w:val="004D39DA"/>
    <w:rsid w:val="004D3E29"/>
    <w:rsid w:val="004D4558"/>
    <w:rsid w:val="004D492C"/>
    <w:rsid w:val="004D4AA6"/>
    <w:rsid w:val="004D4B70"/>
    <w:rsid w:val="004D5C71"/>
    <w:rsid w:val="004D5EE7"/>
    <w:rsid w:val="004D7132"/>
    <w:rsid w:val="004E0AA4"/>
    <w:rsid w:val="004E0AAA"/>
    <w:rsid w:val="004E148F"/>
    <w:rsid w:val="004E175E"/>
    <w:rsid w:val="004E1B93"/>
    <w:rsid w:val="004E1DE0"/>
    <w:rsid w:val="004E2C19"/>
    <w:rsid w:val="004E31B9"/>
    <w:rsid w:val="004E3F3A"/>
    <w:rsid w:val="004E4387"/>
    <w:rsid w:val="004E4B74"/>
    <w:rsid w:val="004E502D"/>
    <w:rsid w:val="004E5267"/>
    <w:rsid w:val="004E55C4"/>
    <w:rsid w:val="004E6D3D"/>
    <w:rsid w:val="004E754E"/>
    <w:rsid w:val="004E763B"/>
    <w:rsid w:val="004E7896"/>
    <w:rsid w:val="004E7AF0"/>
    <w:rsid w:val="004E7F50"/>
    <w:rsid w:val="004F0CEB"/>
    <w:rsid w:val="004F0E32"/>
    <w:rsid w:val="004F0F50"/>
    <w:rsid w:val="004F1D61"/>
    <w:rsid w:val="004F1F2C"/>
    <w:rsid w:val="004F22FF"/>
    <w:rsid w:val="004F2814"/>
    <w:rsid w:val="004F31F2"/>
    <w:rsid w:val="004F3CCA"/>
    <w:rsid w:val="004F411D"/>
    <w:rsid w:val="004F4192"/>
    <w:rsid w:val="004F4405"/>
    <w:rsid w:val="004F4873"/>
    <w:rsid w:val="004F49E4"/>
    <w:rsid w:val="004F5694"/>
    <w:rsid w:val="004F5834"/>
    <w:rsid w:val="004F584B"/>
    <w:rsid w:val="004F5F4B"/>
    <w:rsid w:val="004F63FC"/>
    <w:rsid w:val="004F6B12"/>
    <w:rsid w:val="004F6B4C"/>
    <w:rsid w:val="004F6F21"/>
    <w:rsid w:val="004F768E"/>
    <w:rsid w:val="004F7865"/>
    <w:rsid w:val="00500059"/>
    <w:rsid w:val="005007B1"/>
    <w:rsid w:val="0050193F"/>
    <w:rsid w:val="00501CB2"/>
    <w:rsid w:val="00501D03"/>
    <w:rsid w:val="00502293"/>
    <w:rsid w:val="00502547"/>
    <w:rsid w:val="00502552"/>
    <w:rsid w:val="00502B59"/>
    <w:rsid w:val="00502C96"/>
    <w:rsid w:val="0050328A"/>
    <w:rsid w:val="005035C9"/>
    <w:rsid w:val="0050375B"/>
    <w:rsid w:val="00503E2E"/>
    <w:rsid w:val="00505B7E"/>
    <w:rsid w:val="00506DBC"/>
    <w:rsid w:val="0050760C"/>
    <w:rsid w:val="00511967"/>
    <w:rsid w:val="00511B28"/>
    <w:rsid w:val="00513143"/>
    <w:rsid w:val="00513678"/>
    <w:rsid w:val="00513688"/>
    <w:rsid w:val="005153CB"/>
    <w:rsid w:val="00515F05"/>
    <w:rsid w:val="00516425"/>
    <w:rsid w:val="00516965"/>
    <w:rsid w:val="00516AB0"/>
    <w:rsid w:val="00520C63"/>
    <w:rsid w:val="00520DA2"/>
    <w:rsid w:val="005214E4"/>
    <w:rsid w:val="0052182F"/>
    <w:rsid w:val="00521AF1"/>
    <w:rsid w:val="005221F4"/>
    <w:rsid w:val="0052252D"/>
    <w:rsid w:val="0052287F"/>
    <w:rsid w:val="0052352A"/>
    <w:rsid w:val="00523947"/>
    <w:rsid w:val="00524183"/>
    <w:rsid w:val="005243B0"/>
    <w:rsid w:val="00524C72"/>
    <w:rsid w:val="00524EB6"/>
    <w:rsid w:val="00525639"/>
    <w:rsid w:val="00525F36"/>
    <w:rsid w:val="005263F6"/>
    <w:rsid w:val="0052668D"/>
    <w:rsid w:val="00527348"/>
    <w:rsid w:val="005279B7"/>
    <w:rsid w:val="00530C49"/>
    <w:rsid w:val="0053109C"/>
    <w:rsid w:val="00533923"/>
    <w:rsid w:val="00533BD1"/>
    <w:rsid w:val="00534C5C"/>
    <w:rsid w:val="00534D66"/>
    <w:rsid w:val="00535226"/>
    <w:rsid w:val="005352B9"/>
    <w:rsid w:val="00535757"/>
    <w:rsid w:val="005358C8"/>
    <w:rsid w:val="00535FFF"/>
    <w:rsid w:val="00536C49"/>
    <w:rsid w:val="005372D3"/>
    <w:rsid w:val="00537BC9"/>
    <w:rsid w:val="00537E15"/>
    <w:rsid w:val="00540E13"/>
    <w:rsid w:val="00540EA4"/>
    <w:rsid w:val="005412F9"/>
    <w:rsid w:val="00541D0A"/>
    <w:rsid w:val="005424FA"/>
    <w:rsid w:val="00542DCA"/>
    <w:rsid w:val="00542FBE"/>
    <w:rsid w:val="00543207"/>
    <w:rsid w:val="00543752"/>
    <w:rsid w:val="00543A2E"/>
    <w:rsid w:val="00543DAF"/>
    <w:rsid w:val="00544122"/>
    <w:rsid w:val="00544DC3"/>
    <w:rsid w:val="005455AE"/>
    <w:rsid w:val="00545A8E"/>
    <w:rsid w:val="00545B3E"/>
    <w:rsid w:val="00545C45"/>
    <w:rsid w:val="0054653C"/>
    <w:rsid w:val="00546931"/>
    <w:rsid w:val="00546990"/>
    <w:rsid w:val="00547939"/>
    <w:rsid w:val="00547A5A"/>
    <w:rsid w:val="00550400"/>
    <w:rsid w:val="005508E7"/>
    <w:rsid w:val="00551576"/>
    <w:rsid w:val="00552B0A"/>
    <w:rsid w:val="00553B23"/>
    <w:rsid w:val="00553FD5"/>
    <w:rsid w:val="005541C1"/>
    <w:rsid w:val="00554780"/>
    <w:rsid w:val="00554DF4"/>
    <w:rsid w:val="005550E3"/>
    <w:rsid w:val="005556E1"/>
    <w:rsid w:val="0055659B"/>
    <w:rsid w:val="005566FD"/>
    <w:rsid w:val="00556FDB"/>
    <w:rsid w:val="005604B3"/>
    <w:rsid w:val="0056089F"/>
    <w:rsid w:val="00560D3F"/>
    <w:rsid w:val="00560DA4"/>
    <w:rsid w:val="0056355B"/>
    <w:rsid w:val="005640DC"/>
    <w:rsid w:val="005647C0"/>
    <w:rsid w:val="005653D2"/>
    <w:rsid w:val="00565793"/>
    <w:rsid w:val="00565A5D"/>
    <w:rsid w:val="00565E3A"/>
    <w:rsid w:val="00566160"/>
    <w:rsid w:val="005662A8"/>
    <w:rsid w:val="005663F2"/>
    <w:rsid w:val="00566987"/>
    <w:rsid w:val="00566C1C"/>
    <w:rsid w:val="00567611"/>
    <w:rsid w:val="005677B8"/>
    <w:rsid w:val="005679B2"/>
    <w:rsid w:val="005679FC"/>
    <w:rsid w:val="005704A8"/>
    <w:rsid w:val="00571126"/>
    <w:rsid w:val="005718D9"/>
    <w:rsid w:val="0057277D"/>
    <w:rsid w:val="005728B0"/>
    <w:rsid w:val="00573CA2"/>
    <w:rsid w:val="00574D45"/>
    <w:rsid w:val="00574D79"/>
    <w:rsid w:val="005759C8"/>
    <w:rsid w:val="00575C64"/>
    <w:rsid w:val="00576539"/>
    <w:rsid w:val="0057668E"/>
    <w:rsid w:val="005779F3"/>
    <w:rsid w:val="00577BEB"/>
    <w:rsid w:val="00577F8F"/>
    <w:rsid w:val="00581248"/>
    <w:rsid w:val="0058157B"/>
    <w:rsid w:val="0058189E"/>
    <w:rsid w:val="00581C74"/>
    <w:rsid w:val="00581E88"/>
    <w:rsid w:val="005821DF"/>
    <w:rsid w:val="00582DC0"/>
    <w:rsid w:val="005840F0"/>
    <w:rsid w:val="005841CF"/>
    <w:rsid w:val="0058433C"/>
    <w:rsid w:val="005855FF"/>
    <w:rsid w:val="00585EAC"/>
    <w:rsid w:val="00586212"/>
    <w:rsid w:val="0058678C"/>
    <w:rsid w:val="00586941"/>
    <w:rsid w:val="00586D39"/>
    <w:rsid w:val="00587FD3"/>
    <w:rsid w:val="00590218"/>
    <w:rsid w:val="00591E98"/>
    <w:rsid w:val="00592F37"/>
    <w:rsid w:val="00592F42"/>
    <w:rsid w:val="00593DDD"/>
    <w:rsid w:val="00593FA5"/>
    <w:rsid w:val="00594452"/>
    <w:rsid w:val="00594749"/>
    <w:rsid w:val="005948BF"/>
    <w:rsid w:val="005952FA"/>
    <w:rsid w:val="00595526"/>
    <w:rsid w:val="00595702"/>
    <w:rsid w:val="0059608A"/>
    <w:rsid w:val="00596285"/>
    <w:rsid w:val="00596F03"/>
    <w:rsid w:val="00596FDD"/>
    <w:rsid w:val="00597095"/>
    <w:rsid w:val="005A0EDB"/>
    <w:rsid w:val="005A16BB"/>
    <w:rsid w:val="005A23C7"/>
    <w:rsid w:val="005A2AC7"/>
    <w:rsid w:val="005A3525"/>
    <w:rsid w:val="005A3A03"/>
    <w:rsid w:val="005A3AAD"/>
    <w:rsid w:val="005A3DF0"/>
    <w:rsid w:val="005A4374"/>
    <w:rsid w:val="005A4E45"/>
    <w:rsid w:val="005A602A"/>
    <w:rsid w:val="005A6320"/>
    <w:rsid w:val="005A6504"/>
    <w:rsid w:val="005A67A9"/>
    <w:rsid w:val="005A6BE3"/>
    <w:rsid w:val="005A6D0B"/>
    <w:rsid w:val="005A713F"/>
    <w:rsid w:val="005B04C9"/>
    <w:rsid w:val="005B1D81"/>
    <w:rsid w:val="005B2094"/>
    <w:rsid w:val="005B29B0"/>
    <w:rsid w:val="005B2BA1"/>
    <w:rsid w:val="005B2EFB"/>
    <w:rsid w:val="005B3353"/>
    <w:rsid w:val="005B3601"/>
    <w:rsid w:val="005B4D38"/>
    <w:rsid w:val="005B5281"/>
    <w:rsid w:val="005B5376"/>
    <w:rsid w:val="005B539B"/>
    <w:rsid w:val="005B5A6B"/>
    <w:rsid w:val="005B6044"/>
    <w:rsid w:val="005B62EB"/>
    <w:rsid w:val="005B6C38"/>
    <w:rsid w:val="005B70B2"/>
    <w:rsid w:val="005B7220"/>
    <w:rsid w:val="005B7BA0"/>
    <w:rsid w:val="005B7DD5"/>
    <w:rsid w:val="005C01C2"/>
    <w:rsid w:val="005C034D"/>
    <w:rsid w:val="005C16C1"/>
    <w:rsid w:val="005C1E71"/>
    <w:rsid w:val="005C3561"/>
    <w:rsid w:val="005C3640"/>
    <w:rsid w:val="005C4402"/>
    <w:rsid w:val="005C44B7"/>
    <w:rsid w:val="005C5479"/>
    <w:rsid w:val="005C55F6"/>
    <w:rsid w:val="005C7472"/>
    <w:rsid w:val="005C7B6B"/>
    <w:rsid w:val="005D0113"/>
    <w:rsid w:val="005D04B4"/>
    <w:rsid w:val="005D0B2B"/>
    <w:rsid w:val="005D1A4A"/>
    <w:rsid w:val="005D24AF"/>
    <w:rsid w:val="005D26E9"/>
    <w:rsid w:val="005D2E09"/>
    <w:rsid w:val="005D3476"/>
    <w:rsid w:val="005D40D3"/>
    <w:rsid w:val="005D4170"/>
    <w:rsid w:val="005D4840"/>
    <w:rsid w:val="005D58B4"/>
    <w:rsid w:val="005D5D92"/>
    <w:rsid w:val="005D5DB6"/>
    <w:rsid w:val="005D5FC5"/>
    <w:rsid w:val="005D6394"/>
    <w:rsid w:val="005D711F"/>
    <w:rsid w:val="005D77A1"/>
    <w:rsid w:val="005D7DD7"/>
    <w:rsid w:val="005E1627"/>
    <w:rsid w:val="005E1A85"/>
    <w:rsid w:val="005E1F17"/>
    <w:rsid w:val="005E21C5"/>
    <w:rsid w:val="005E3851"/>
    <w:rsid w:val="005E3F17"/>
    <w:rsid w:val="005E4949"/>
    <w:rsid w:val="005E4EA8"/>
    <w:rsid w:val="005E6A9B"/>
    <w:rsid w:val="005E751A"/>
    <w:rsid w:val="005E7CE6"/>
    <w:rsid w:val="005E7E19"/>
    <w:rsid w:val="005E7E5C"/>
    <w:rsid w:val="005F01FC"/>
    <w:rsid w:val="005F0381"/>
    <w:rsid w:val="005F04FA"/>
    <w:rsid w:val="005F0A78"/>
    <w:rsid w:val="005F0B48"/>
    <w:rsid w:val="005F1218"/>
    <w:rsid w:val="005F1520"/>
    <w:rsid w:val="005F1FBD"/>
    <w:rsid w:val="005F255E"/>
    <w:rsid w:val="005F25C1"/>
    <w:rsid w:val="005F2B51"/>
    <w:rsid w:val="005F2B72"/>
    <w:rsid w:val="005F3D61"/>
    <w:rsid w:val="005F4099"/>
    <w:rsid w:val="005F49A0"/>
    <w:rsid w:val="005F5279"/>
    <w:rsid w:val="005F5CBD"/>
    <w:rsid w:val="005F6000"/>
    <w:rsid w:val="005F63AF"/>
    <w:rsid w:val="005F6635"/>
    <w:rsid w:val="005F6666"/>
    <w:rsid w:val="005F6A68"/>
    <w:rsid w:val="005F6FFF"/>
    <w:rsid w:val="005F7683"/>
    <w:rsid w:val="005F7721"/>
    <w:rsid w:val="006018B9"/>
    <w:rsid w:val="00602926"/>
    <w:rsid w:val="00602B4C"/>
    <w:rsid w:val="00603154"/>
    <w:rsid w:val="0060413A"/>
    <w:rsid w:val="006048BC"/>
    <w:rsid w:val="00604DEA"/>
    <w:rsid w:val="00604E2E"/>
    <w:rsid w:val="0060569B"/>
    <w:rsid w:val="00605926"/>
    <w:rsid w:val="00605C41"/>
    <w:rsid w:val="006072F9"/>
    <w:rsid w:val="00607525"/>
    <w:rsid w:val="0060762A"/>
    <w:rsid w:val="00607DA1"/>
    <w:rsid w:val="006103F0"/>
    <w:rsid w:val="00610C27"/>
    <w:rsid w:val="00611359"/>
    <w:rsid w:val="0061178C"/>
    <w:rsid w:val="00611B80"/>
    <w:rsid w:val="006124D1"/>
    <w:rsid w:val="00613AFE"/>
    <w:rsid w:val="00613C88"/>
    <w:rsid w:val="00613FD5"/>
    <w:rsid w:val="00617295"/>
    <w:rsid w:val="00617498"/>
    <w:rsid w:val="0062025F"/>
    <w:rsid w:val="00620276"/>
    <w:rsid w:val="00620728"/>
    <w:rsid w:val="0062120D"/>
    <w:rsid w:val="00621FF7"/>
    <w:rsid w:val="00622DBD"/>
    <w:rsid w:val="00623469"/>
    <w:rsid w:val="00623865"/>
    <w:rsid w:val="00623930"/>
    <w:rsid w:val="00623D06"/>
    <w:rsid w:val="00623D6C"/>
    <w:rsid w:val="0062404A"/>
    <w:rsid w:val="0062481C"/>
    <w:rsid w:val="00624E39"/>
    <w:rsid w:val="0062589E"/>
    <w:rsid w:val="0062593D"/>
    <w:rsid w:val="00625E0A"/>
    <w:rsid w:val="00625EF3"/>
    <w:rsid w:val="00625F03"/>
    <w:rsid w:val="00626705"/>
    <w:rsid w:val="00626730"/>
    <w:rsid w:val="00626B00"/>
    <w:rsid w:val="00626B6B"/>
    <w:rsid w:val="00626CE3"/>
    <w:rsid w:val="0062737A"/>
    <w:rsid w:val="00627B9B"/>
    <w:rsid w:val="00630581"/>
    <w:rsid w:val="00630A79"/>
    <w:rsid w:val="00630B82"/>
    <w:rsid w:val="00630F42"/>
    <w:rsid w:val="00631BB1"/>
    <w:rsid w:val="00631CC4"/>
    <w:rsid w:val="00631EB6"/>
    <w:rsid w:val="00632E2C"/>
    <w:rsid w:val="00632FD7"/>
    <w:rsid w:val="006337F4"/>
    <w:rsid w:val="00633895"/>
    <w:rsid w:val="00634034"/>
    <w:rsid w:val="006350D1"/>
    <w:rsid w:val="0063530D"/>
    <w:rsid w:val="00635C5F"/>
    <w:rsid w:val="00637A95"/>
    <w:rsid w:val="00637F9D"/>
    <w:rsid w:val="00640125"/>
    <w:rsid w:val="00640151"/>
    <w:rsid w:val="00640376"/>
    <w:rsid w:val="00640A5E"/>
    <w:rsid w:val="00641DE9"/>
    <w:rsid w:val="00642C10"/>
    <w:rsid w:val="00642DC0"/>
    <w:rsid w:val="00643661"/>
    <w:rsid w:val="00643B39"/>
    <w:rsid w:val="0064400D"/>
    <w:rsid w:val="006441C6"/>
    <w:rsid w:val="00645187"/>
    <w:rsid w:val="0064573F"/>
    <w:rsid w:val="00645B42"/>
    <w:rsid w:val="00645E2B"/>
    <w:rsid w:val="006469FC"/>
    <w:rsid w:val="00646F4A"/>
    <w:rsid w:val="00647330"/>
    <w:rsid w:val="00647B06"/>
    <w:rsid w:val="00647D9F"/>
    <w:rsid w:val="00647EE0"/>
    <w:rsid w:val="00650A85"/>
    <w:rsid w:val="00651235"/>
    <w:rsid w:val="006513B5"/>
    <w:rsid w:val="00651737"/>
    <w:rsid w:val="00651C05"/>
    <w:rsid w:val="00652594"/>
    <w:rsid w:val="006533F0"/>
    <w:rsid w:val="0065362F"/>
    <w:rsid w:val="00653849"/>
    <w:rsid w:val="00653C43"/>
    <w:rsid w:val="0065407E"/>
    <w:rsid w:val="00655CD8"/>
    <w:rsid w:val="0065619B"/>
    <w:rsid w:val="0065655C"/>
    <w:rsid w:val="00657752"/>
    <w:rsid w:val="006579F4"/>
    <w:rsid w:val="006607EB"/>
    <w:rsid w:val="00660DD9"/>
    <w:rsid w:val="00660F31"/>
    <w:rsid w:val="00662057"/>
    <w:rsid w:val="0066445A"/>
    <w:rsid w:val="00664B38"/>
    <w:rsid w:val="00664C6F"/>
    <w:rsid w:val="006656CB"/>
    <w:rsid w:val="00665783"/>
    <w:rsid w:val="0066653B"/>
    <w:rsid w:val="00666D67"/>
    <w:rsid w:val="00666EE1"/>
    <w:rsid w:val="006672EE"/>
    <w:rsid w:val="00667E70"/>
    <w:rsid w:val="0067013F"/>
    <w:rsid w:val="00671179"/>
    <w:rsid w:val="0067158A"/>
    <w:rsid w:val="00671CD4"/>
    <w:rsid w:val="00672D4A"/>
    <w:rsid w:val="00673B78"/>
    <w:rsid w:val="00673C6B"/>
    <w:rsid w:val="00674863"/>
    <w:rsid w:val="006748D5"/>
    <w:rsid w:val="00675330"/>
    <w:rsid w:val="00676973"/>
    <w:rsid w:val="00676B53"/>
    <w:rsid w:val="006772DF"/>
    <w:rsid w:val="00677ADA"/>
    <w:rsid w:val="00677AF5"/>
    <w:rsid w:val="00680B44"/>
    <w:rsid w:val="00681AE5"/>
    <w:rsid w:val="006821B0"/>
    <w:rsid w:val="0068249C"/>
    <w:rsid w:val="00682BFC"/>
    <w:rsid w:val="006831C3"/>
    <w:rsid w:val="0068372B"/>
    <w:rsid w:val="00683969"/>
    <w:rsid w:val="0068438C"/>
    <w:rsid w:val="006848CF"/>
    <w:rsid w:val="00685BCD"/>
    <w:rsid w:val="00686E7E"/>
    <w:rsid w:val="00687434"/>
    <w:rsid w:val="006874BD"/>
    <w:rsid w:val="006930AD"/>
    <w:rsid w:val="006932F8"/>
    <w:rsid w:val="0069445C"/>
    <w:rsid w:val="00694551"/>
    <w:rsid w:val="00694DA3"/>
    <w:rsid w:val="00695888"/>
    <w:rsid w:val="00695FA6"/>
    <w:rsid w:val="0069615D"/>
    <w:rsid w:val="0069641A"/>
    <w:rsid w:val="00696657"/>
    <w:rsid w:val="00696998"/>
    <w:rsid w:val="00697760"/>
    <w:rsid w:val="006A028C"/>
    <w:rsid w:val="006A0A8F"/>
    <w:rsid w:val="006A0E5B"/>
    <w:rsid w:val="006A0F52"/>
    <w:rsid w:val="006A3A27"/>
    <w:rsid w:val="006A3E9B"/>
    <w:rsid w:val="006A447F"/>
    <w:rsid w:val="006A4898"/>
    <w:rsid w:val="006A499A"/>
    <w:rsid w:val="006A6154"/>
    <w:rsid w:val="006A7D33"/>
    <w:rsid w:val="006B039E"/>
    <w:rsid w:val="006B0C01"/>
    <w:rsid w:val="006B32D9"/>
    <w:rsid w:val="006B4710"/>
    <w:rsid w:val="006B5844"/>
    <w:rsid w:val="006B5C66"/>
    <w:rsid w:val="006B5D4C"/>
    <w:rsid w:val="006B60C7"/>
    <w:rsid w:val="006B63B9"/>
    <w:rsid w:val="006B6E9D"/>
    <w:rsid w:val="006B78BA"/>
    <w:rsid w:val="006C0122"/>
    <w:rsid w:val="006C0CA8"/>
    <w:rsid w:val="006C0CC9"/>
    <w:rsid w:val="006C11BE"/>
    <w:rsid w:val="006C1BF3"/>
    <w:rsid w:val="006C1BF7"/>
    <w:rsid w:val="006C20D4"/>
    <w:rsid w:val="006C252B"/>
    <w:rsid w:val="006C2921"/>
    <w:rsid w:val="006C2B08"/>
    <w:rsid w:val="006C32E6"/>
    <w:rsid w:val="006C3889"/>
    <w:rsid w:val="006C4F0D"/>
    <w:rsid w:val="006C519D"/>
    <w:rsid w:val="006C5447"/>
    <w:rsid w:val="006C55D3"/>
    <w:rsid w:val="006C694D"/>
    <w:rsid w:val="006C6FEA"/>
    <w:rsid w:val="006C7668"/>
    <w:rsid w:val="006C7B9E"/>
    <w:rsid w:val="006D0BA3"/>
    <w:rsid w:val="006D0F9F"/>
    <w:rsid w:val="006D2429"/>
    <w:rsid w:val="006D295B"/>
    <w:rsid w:val="006D2E91"/>
    <w:rsid w:val="006D32F1"/>
    <w:rsid w:val="006D4E9D"/>
    <w:rsid w:val="006D50DA"/>
    <w:rsid w:val="006D55C6"/>
    <w:rsid w:val="006D5F2A"/>
    <w:rsid w:val="006D6BBA"/>
    <w:rsid w:val="006D6C58"/>
    <w:rsid w:val="006D70AF"/>
    <w:rsid w:val="006D726E"/>
    <w:rsid w:val="006D76F0"/>
    <w:rsid w:val="006D78F2"/>
    <w:rsid w:val="006E0CC2"/>
    <w:rsid w:val="006E1079"/>
    <w:rsid w:val="006E49F7"/>
    <w:rsid w:val="006E4F78"/>
    <w:rsid w:val="006E56F3"/>
    <w:rsid w:val="006E585F"/>
    <w:rsid w:val="006E5E08"/>
    <w:rsid w:val="006E710A"/>
    <w:rsid w:val="006E7276"/>
    <w:rsid w:val="006E73FC"/>
    <w:rsid w:val="006E745E"/>
    <w:rsid w:val="006E779F"/>
    <w:rsid w:val="006E7B9A"/>
    <w:rsid w:val="006F077D"/>
    <w:rsid w:val="006F0819"/>
    <w:rsid w:val="006F0EC1"/>
    <w:rsid w:val="006F1AEC"/>
    <w:rsid w:val="006F1C58"/>
    <w:rsid w:val="006F20E3"/>
    <w:rsid w:val="006F2A4D"/>
    <w:rsid w:val="006F4D4F"/>
    <w:rsid w:val="006F51A6"/>
    <w:rsid w:val="006F5919"/>
    <w:rsid w:val="006F7590"/>
    <w:rsid w:val="006F771D"/>
    <w:rsid w:val="006F7E1B"/>
    <w:rsid w:val="0070013B"/>
    <w:rsid w:val="007008DA"/>
    <w:rsid w:val="00700D8E"/>
    <w:rsid w:val="0070118B"/>
    <w:rsid w:val="0070192C"/>
    <w:rsid w:val="00702858"/>
    <w:rsid w:val="007035AC"/>
    <w:rsid w:val="0070377E"/>
    <w:rsid w:val="00704074"/>
    <w:rsid w:val="007041B0"/>
    <w:rsid w:val="0070593B"/>
    <w:rsid w:val="00705B78"/>
    <w:rsid w:val="00706684"/>
    <w:rsid w:val="0070693F"/>
    <w:rsid w:val="007069ED"/>
    <w:rsid w:val="00707AFE"/>
    <w:rsid w:val="00710D61"/>
    <w:rsid w:val="007118B6"/>
    <w:rsid w:val="00712033"/>
    <w:rsid w:val="00712A06"/>
    <w:rsid w:val="00713AE7"/>
    <w:rsid w:val="007148A2"/>
    <w:rsid w:val="00714D6D"/>
    <w:rsid w:val="00715159"/>
    <w:rsid w:val="00716098"/>
    <w:rsid w:val="007164AC"/>
    <w:rsid w:val="007166DA"/>
    <w:rsid w:val="00717A3B"/>
    <w:rsid w:val="00717DB6"/>
    <w:rsid w:val="007202BD"/>
    <w:rsid w:val="00721877"/>
    <w:rsid w:val="00721E97"/>
    <w:rsid w:val="007223DC"/>
    <w:rsid w:val="007228F9"/>
    <w:rsid w:val="00722BCF"/>
    <w:rsid w:val="00722D48"/>
    <w:rsid w:val="0072312A"/>
    <w:rsid w:val="00723177"/>
    <w:rsid w:val="007232C4"/>
    <w:rsid w:val="00723C0E"/>
    <w:rsid w:val="00723D00"/>
    <w:rsid w:val="00723D7C"/>
    <w:rsid w:val="00724371"/>
    <w:rsid w:val="00724C2E"/>
    <w:rsid w:val="00725530"/>
    <w:rsid w:val="007257B4"/>
    <w:rsid w:val="00725B89"/>
    <w:rsid w:val="00726719"/>
    <w:rsid w:val="00726AEC"/>
    <w:rsid w:val="00727256"/>
    <w:rsid w:val="007275A3"/>
    <w:rsid w:val="007275A4"/>
    <w:rsid w:val="00727A25"/>
    <w:rsid w:val="00727DC8"/>
    <w:rsid w:val="00727DE2"/>
    <w:rsid w:val="007306F0"/>
    <w:rsid w:val="00730939"/>
    <w:rsid w:val="00731A9C"/>
    <w:rsid w:val="00731AC4"/>
    <w:rsid w:val="00732997"/>
    <w:rsid w:val="00732D62"/>
    <w:rsid w:val="00733236"/>
    <w:rsid w:val="00734239"/>
    <w:rsid w:val="00734579"/>
    <w:rsid w:val="00734C8B"/>
    <w:rsid w:val="00734ED6"/>
    <w:rsid w:val="007355DE"/>
    <w:rsid w:val="007356BB"/>
    <w:rsid w:val="0073624E"/>
    <w:rsid w:val="00736CCC"/>
    <w:rsid w:val="007378F0"/>
    <w:rsid w:val="007408AF"/>
    <w:rsid w:val="00741D7E"/>
    <w:rsid w:val="00741EAD"/>
    <w:rsid w:val="0074231F"/>
    <w:rsid w:val="00742A0E"/>
    <w:rsid w:val="00743F0C"/>
    <w:rsid w:val="00744F15"/>
    <w:rsid w:val="00745017"/>
    <w:rsid w:val="00745CAD"/>
    <w:rsid w:val="00747109"/>
    <w:rsid w:val="0074745A"/>
    <w:rsid w:val="0074751C"/>
    <w:rsid w:val="00747615"/>
    <w:rsid w:val="0074799F"/>
    <w:rsid w:val="00747CFE"/>
    <w:rsid w:val="00747EE4"/>
    <w:rsid w:val="00750D29"/>
    <w:rsid w:val="00751412"/>
    <w:rsid w:val="007514CA"/>
    <w:rsid w:val="0075191B"/>
    <w:rsid w:val="00753D92"/>
    <w:rsid w:val="00753F09"/>
    <w:rsid w:val="00754560"/>
    <w:rsid w:val="00754D63"/>
    <w:rsid w:val="00755345"/>
    <w:rsid w:val="007557A3"/>
    <w:rsid w:val="007561C7"/>
    <w:rsid w:val="007562E6"/>
    <w:rsid w:val="00756522"/>
    <w:rsid w:val="00756BF4"/>
    <w:rsid w:val="007577CA"/>
    <w:rsid w:val="00760286"/>
    <w:rsid w:val="0076167A"/>
    <w:rsid w:val="00761A37"/>
    <w:rsid w:val="00761DA7"/>
    <w:rsid w:val="007628DE"/>
    <w:rsid w:val="0076491C"/>
    <w:rsid w:val="00765192"/>
    <w:rsid w:val="007657AC"/>
    <w:rsid w:val="00766A0E"/>
    <w:rsid w:val="00767547"/>
    <w:rsid w:val="00767C24"/>
    <w:rsid w:val="0077024C"/>
    <w:rsid w:val="00770ED4"/>
    <w:rsid w:val="00771429"/>
    <w:rsid w:val="007727C1"/>
    <w:rsid w:val="0077285E"/>
    <w:rsid w:val="00772A1E"/>
    <w:rsid w:val="00772D5E"/>
    <w:rsid w:val="00772E2E"/>
    <w:rsid w:val="007736E2"/>
    <w:rsid w:val="0077398A"/>
    <w:rsid w:val="00773E28"/>
    <w:rsid w:val="00776819"/>
    <w:rsid w:val="0077771A"/>
    <w:rsid w:val="007778C2"/>
    <w:rsid w:val="00777BCB"/>
    <w:rsid w:val="00777C27"/>
    <w:rsid w:val="00777D5C"/>
    <w:rsid w:val="00780451"/>
    <w:rsid w:val="00780905"/>
    <w:rsid w:val="00781956"/>
    <w:rsid w:val="00781F77"/>
    <w:rsid w:val="00782092"/>
    <w:rsid w:val="00782B93"/>
    <w:rsid w:val="00783488"/>
    <w:rsid w:val="00783A03"/>
    <w:rsid w:val="00783CD1"/>
    <w:rsid w:val="007843DE"/>
    <w:rsid w:val="00784B95"/>
    <w:rsid w:val="00785170"/>
    <w:rsid w:val="007856F1"/>
    <w:rsid w:val="00786354"/>
    <w:rsid w:val="007867FA"/>
    <w:rsid w:val="00787156"/>
    <w:rsid w:val="007872D7"/>
    <w:rsid w:val="0079056A"/>
    <w:rsid w:val="00790D22"/>
    <w:rsid w:val="007915A1"/>
    <w:rsid w:val="007918CC"/>
    <w:rsid w:val="007921F8"/>
    <w:rsid w:val="00793931"/>
    <w:rsid w:val="00793B7F"/>
    <w:rsid w:val="0079496B"/>
    <w:rsid w:val="00795D83"/>
    <w:rsid w:val="0079651D"/>
    <w:rsid w:val="007966E4"/>
    <w:rsid w:val="00796FE3"/>
    <w:rsid w:val="00797C18"/>
    <w:rsid w:val="00797DF2"/>
    <w:rsid w:val="007A166F"/>
    <w:rsid w:val="007A2375"/>
    <w:rsid w:val="007A2538"/>
    <w:rsid w:val="007A272C"/>
    <w:rsid w:val="007A36BB"/>
    <w:rsid w:val="007A39E3"/>
    <w:rsid w:val="007A3C0A"/>
    <w:rsid w:val="007A43A8"/>
    <w:rsid w:val="007A465D"/>
    <w:rsid w:val="007A5919"/>
    <w:rsid w:val="007A66BD"/>
    <w:rsid w:val="007A67B4"/>
    <w:rsid w:val="007A6A15"/>
    <w:rsid w:val="007A7C75"/>
    <w:rsid w:val="007B09D0"/>
    <w:rsid w:val="007B117E"/>
    <w:rsid w:val="007B1571"/>
    <w:rsid w:val="007B1979"/>
    <w:rsid w:val="007B1EE7"/>
    <w:rsid w:val="007B2109"/>
    <w:rsid w:val="007B285A"/>
    <w:rsid w:val="007B3F16"/>
    <w:rsid w:val="007B3F82"/>
    <w:rsid w:val="007B6112"/>
    <w:rsid w:val="007B6482"/>
    <w:rsid w:val="007B70D2"/>
    <w:rsid w:val="007B7F52"/>
    <w:rsid w:val="007C094D"/>
    <w:rsid w:val="007C0FA9"/>
    <w:rsid w:val="007C10AC"/>
    <w:rsid w:val="007C1A3C"/>
    <w:rsid w:val="007C254E"/>
    <w:rsid w:val="007C2800"/>
    <w:rsid w:val="007C41DA"/>
    <w:rsid w:val="007C462A"/>
    <w:rsid w:val="007C4853"/>
    <w:rsid w:val="007C4FD3"/>
    <w:rsid w:val="007C7059"/>
    <w:rsid w:val="007C7551"/>
    <w:rsid w:val="007D0310"/>
    <w:rsid w:val="007D0831"/>
    <w:rsid w:val="007D0860"/>
    <w:rsid w:val="007D09E8"/>
    <w:rsid w:val="007D0A20"/>
    <w:rsid w:val="007D0C72"/>
    <w:rsid w:val="007D0FC6"/>
    <w:rsid w:val="007D1DE5"/>
    <w:rsid w:val="007D3FB4"/>
    <w:rsid w:val="007D4215"/>
    <w:rsid w:val="007D448D"/>
    <w:rsid w:val="007D4828"/>
    <w:rsid w:val="007D4968"/>
    <w:rsid w:val="007D4AD8"/>
    <w:rsid w:val="007D4BC8"/>
    <w:rsid w:val="007D55D1"/>
    <w:rsid w:val="007D5FE3"/>
    <w:rsid w:val="007D6895"/>
    <w:rsid w:val="007D73B0"/>
    <w:rsid w:val="007D76C0"/>
    <w:rsid w:val="007D7788"/>
    <w:rsid w:val="007E1B1B"/>
    <w:rsid w:val="007E1FF5"/>
    <w:rsid w:val="007E28DD"/>
    <w:rsid w:val="007E33CE"/>
    <w:rsid w:val="007E3AD4"/>
    <w:rsid w:val="007E3D65"/>
    <w:rsid w:val="007E411D"/>
    <w:rsid w:val="007E4843"/>
    <w:rsid w:val="007E4B49"/>
    <w:rsid w:val="007E4FBF"/>
    <w:rsid w:val="007E571C"/>
    <w:rsid w:val="007E5B73"/>
    <w:rsid w:val="007E6216"/>
    <w:rsid w:val="007E6E7A"/>
    <w:rsid w:val="007E70A7"/>
    <w:rsid w:val="007F01EC"/>
    <w:rsid w:val="007F10BB"/>
    <w:rsid w:val="007F1FA5"/>
    <w:rsid w:val="007F1FB9"/>
    <w:rsid w:val="007F32B9"/>
    <w:rsid w:val="007F390E"/>
    <w:rsid w:val="007F39F0"/>
    <w:rsid w:val="007F3F92"/>
    <w:rsid w:val="007F4178"/>
    <w:rsid w:val="007F4823"/>
    <w:rsid w:val="007F4BF8"/>
    <w:rsid w:val="007F4E45"/>
    <w:rsid w:val="007F4F19"/>
    <w:rsid w:val="007F5121"/>
    <w:rsid w:val="007F5730"/>
    <w:rsid w:val="007F5845"/>
    <w:rsid w:val="007F5AC6"/>
    <w:rsid w:val="007F6288"/>
    <w:rsid w:val="007F6DDC"/>
    <w:rsid w:val="007F72EF"/>
    <w:rsid w:val="007F742F"/>
    <w:rsid w:val="007F772B"/>
    <w:rsid w:val="0080001A"/>
    <w:rsid w:val="00800149"/>
    <w:rsid w:val="00800886"/>
    <w:rsid w:val="00800F0D"/>
    <w:rsid w:val="0080132C"/>
    <w:rsid w:val="008017CA"/>
    <w:rsid w:val="0080185E"/>
    <w:rsid w:val="0080185F"/>
    <w:rsid w:val="00801AEB"/>
    <w:rsid w:val="00801CBE"/>
    <w:rsid w:val="00802717"/>
    <w:rsid w:val="00802B78"/>
    <w:rsid w:val="00802C73"/>
    <w:rsid w:val="00803357"/>
    <w:rsid w:val="00803FF9"/>
    <w:rsid w:val="0080481C"/>
    <w:rsid w:val="00805422"/>
    <w:rsid w:val="0080594D"/>
    <w:rsid w:val="00805AC8"/>
    <w:rsid w:val="00806447"/>
    <w:rsid w:val="008064CE"/>
    <w:rsid w:val="0080671A"/>
    <w:rsid w:val="00806A33"/>
    <w:rsid w:val="00806AD4"/>
    <w:rsid w:val="00806C27"/>
    <w:rsid w:val="00807C43"/>
    <w:rsid w:val="008104DE"/>
    <w:rsid w:val="00810B61"/>
    <w:rsid w:val="008116BA"/>
    <w:rsid w:val="00811BAC"/>
    <w:rsid w:val="008122ED"/>
    <w:rsid w:val="008139C1"/>
    <w:rsid w:val="00813F99"/>
    <w:rsid w:val="00813FEE"/>
    <w:rsid w:val="0081426D"/>
    <w:rsid w:val="0082016D"/>
    <w:rsid w:val="00821A3C"/>
    <w:rsid w:val="00822454"/>
    <w:rsid w:val="00822B82"/>
    <w:rsid w:val="00822B98"/>
    <w:rsid w:val="00823405"/>
    <w:rsid w:val="00824671"/>
    <w:rsid w:val="00824A4C"/>
    <w:rsid w:val="008254F9"/>
    <w:rsid w:val="00825E8D"/>
    <w:rsid w:val="008265B3"/>
    <w:rsid w:val="00826C32"/>
    <w:rsid w:val="00826E97"/>
    <w:rsid w:val="00827B50"/>
    <w:rsid w:val="008305C3"/>
    <w:rsid w:val="00830FD8"/>
    <w:rsid w:val="00831BF0"/>
    <w:rsid w:val="008326B0"/>
    <w:rsid w:val="0083285B"/>
    <w:rsid w:val="00833111"/>
    <w:rsid w:val="00833BC3"/>
    <w:rsid w:val="00834CD0"/>
    <w:rsid w:val="00834F42"/>
    <w:rsid w:val="008355C8"/>
    <w:rsid w:val="00836298"/>
    <w:rsid w:val="00836B1B"/>
    <w:rsid w:val="008378E8"/>
    <w:rsid w:val="00840292"/>
    <w:rsid w:val="00840314"/>
    <w:rsid w:val="0084062C"/>
    <w:rsid w:val="00841219"/>
    <w:rsid w:val="00841907"/>
    <w:rsid w:val="00842015"/>
    <w:rsid w:val="00842290"/>
    <w:rsid w:val="008425C8"/>
    <w:rsid w:val="00843568"/>
    <w:rsid w:val="008437AB"/>
    <w:rsid w:val="0084428C"/>
    <w:rsid w:val="008453CE"/>
    <w:rsid w:val="00845F2D"/>
    <w:rsid w:val="00846676"/>
    <w:rsid w:val="0084791A"/>
    <w:rsid w:val="00847EF5"/>
    <w:rsid w:val="0085003D"/>
    <w:rsid w:val="00851244"/>
    <w:rsid w:val="008517FC"/>
    <w:rsid w:val="00851828"/>
    <w:rsid w:val="008536C6"/>
    <w:rsid w:val="00853BAC"/>
    <w:rsid w:val="008544B9"/>
    <w:rsid w:val="00854F23"/>
    <w:rsid w:val="00855898"/>
    <w:rsid w:val="00855EC9"/>
    <w:rsid w:val="008569E1"/>
    <w:rsid w:val="00856C5C"/>
    <w:rsid w:val="00860A7F"/>
    <w:rsid w:val="00860AD3"/>
    <w:rsid w:val="008611BD"/>
    <w:rsid w:val="008612D6"/>
    <w:rsid w:val="0086180F"/>
    <w:rsid w:val="0086194B"/>
    <w:rsid w:val="0086271E"/>
    <w:rsid w:val="0086311A"/>
    <w:rsid w:val="0086322F"/>
    <w:rsid w:val="00863286"/>
    <w:rsid w:val="0086398E"/>
    <w:rsid w:val="008641B4"/>
    <w:rsid w:val="00864219"/>
    <w:rsid w:val="008644FA"/>
    <w:rsid w:val="0086549E"/>
    <w:rsid w:val="008664D6"/>
    <w:rsid w:val="008673B1"/>
    <w:rsid w:val="008673E1"/>
    <w:rsid w:val="00870CE1"/>
    <w:rsid w:val="00871C07"/>
    <w:rsid w:val="00872542"/>
    <w:rsid w:val="00873725"/>
    <w:rsid w:val="00873861"/>
    <w:rsid w:val="0087445E"/>
    <w:rsid w:val="008748AB"/>
    <w:rsid w:val="00874B7B"/>
    <w:rsid w:val="00874C43"/>
    <w:rsid w:val="00875292"/>
    <w:rsid w:val="00875454"/>
    <w:rsid w:val="00875B3F"/>
    <w:rsid w:val="00876093"/>
    <w:rsid w:val="00876750"/>
    <w:rsid w:val="00876AA9"/>
    <w:rsid w:val="008806EE"/>
    <w:rsid w:val="00881419"/>
    <w:rsid w:val="00881945"/>
    <w:rsid w:val="00881C5B"/>
    <w:rsid w:val="00881C6E"/>
    <w:rsid w:val="00882775"/>
    <w:rsid w:val="008828D5"/>
    <w:rsid w:val="00883204"/>
    <w:rsid w:val="00883EC0"/>
    <w:rsid w:val="00884B98"/>
    <w:rsid w:val="00885071"/>
    <w:rsid w:val="00885C59"/>
    <w:rsid w:val="00885C7B"/>
    <w:rsid w:val="008873D2"/>
    <w:rsid w:val="00887588"/>
    <w:rsid w:val="00887617"/>
    <w:rsid w:val="00887EAB"/>
    <w:rsid w:val="008904FA"/>
    <w:rsid w:val="00890965"/>
    <w:rsid w:val="0089098A"/>
    <w:rsid w:val="00890A0F"/>
    <w:rsid w:val="00890EE4"/>
    <w:rsid w:val="008918B9"/>
    <w:rsid w:val="00891B45"/>
    <w:rsid w:val="00891EAE"/>
    <w:rsid w:val="008920A9"/>
    <w:rsid w:val="008930EE"/>
    <w:rsid w:val="008937CC"/>
    <w:rsid w:val="0089406C"/>
    <w:rsid w:val="00894344"/>
    <w:rsid w:val="00894551"/>
    <w:rsid w:val="00894D72"/>
    <w:rsid w:val="00897315"/>
    <w:rsid w:val="0089792E"/>
    <w:rsid w:val="008A0F00"/>
    <w:rsid w:val="008A11BF"/>
    <w:rsid w:val="008A1B10"/>
    <w:rsid w:val="008A1BA4"/>
    <w:rsid w:val="008A1DEA"/>
    <w:rsid w:val="008A2DB9"/>
    <w:rsid w:val="008A2EFB"/>
    <w:rsid w:val="008A31BB"/>
    <w:rsid w:val="008A3537"/>
    <w:rsid w:val="008A380D"/>
    <w:rsid w:val="008A3C3A"/>
    <w:rsid w:val="008A4D28"/>
    <w:rsid w:val="008A4F9C"/>
    <w:rsid w:val="008A524C"/>
    <w:rsid w:val="008A54A3"/>
    <w:rsid w:val="008A5898"/>
    <w:rsid w:val="008A596F"/>
    <w:rsid w:val="008A64A2"/>
    <w:rsid w:val="008A74CE"/>
    <w:rsid w:val="008B0121"/>
    <w:rsid w:val="008B0188"/>
    <w:rsid w:val="008B20E1"/>
    <w:rsid w:val="008B2B8F"/>
    <w:rsid w:val="008B2BF5"/>
    <w:rsid w:val="008B349D"/>
    <w:rsid w:val="008B3B48"/>
    <w:rsid w:val="008B3D6E"/>
    <w:rsid w:val="008B423F"/>
    <w:rsid w:val="008B42A0"/>
    <w:rsid w:val="008B42A2"/>
    <w:rsid w:val="008B45E9"/>
    <w:rsid w:val="008B6445"/>
    <w:rsid w:val="008B6468"/>
    <w:rsid w:val="008B7452"/>
    <w:rsid w:val="008B78E5"/>
    <w:rsid w:val="008B7A38"/>
    <w:rsid w:val="008B7E68"/>
    <w:rsid w:val="008C0CDE"/>
    <w:rsid w:val="008C0E0B"/>
    <w:rsid w:val="008C1121"/>
    <w:rsid w:val="008C1273"/>
    <w:rsid w:val="008C15FD"/>
    <w:rsid w:val="008C1A43"/>
    <w:rsid w:val="008C1BFC"/>
    <w:rsid w:val="008C1E21"/>
    <w:rsid w:val="008C1F1C"/>
    <w:rsid w:val="008C1F2D"/>
    <w:rsid w:val="008C3F5E"/>
    <w:rsid w:val="008C411C"/>
    <w:rsid w:val="008C426C"/>
    <w:rsid w:val="008C4338"/>
    <w:rsid w:val="008C4D4A"/>
    <w:rsid w:val="008C5817"/>
    <w:rsid w:val="008C5DA1"/>
    <w:rsid w:val="008C63B7"/>
    <w:rsid w:val="008C6A26"/>
    <w:rsid w:val="008D0265"/>
    <w:rsid w:val="008D0321"/>
    <w:rsid w:val="008D1071"/>
    <w:rsid w:val="008D12DC"/>
    <w:rsid w:val="008D14BD"/>
    <w:rsid w:val="008D1506"/>
    <w:rsid w:val="008D1A5D"/>
    <w:rsid w:val="008D27E4"/>
    <w:rsid w:val="008D4115"/>
    <w:rsid w:val="008D4164"/>
    <w:rsid w:val="008D42D9"/>
    <w:rsid w:val="008D4F6F"/>
    <w:rsid w:val="008D50A8"/>
    <w:rsid w:val="008D514D"/>
    <w:rsid w:val="008D53CD"/>
    <w:rsid w:val="008D5D9A"/>
    <w:rsid w:val="008D6866"/>
    <w:rsid w:val="008D7B38"/>
    <w:rsid w:val="008E016C"/>
    <w:rsid w:val="008E0CBF"/>
    <w:rsid w:val="008E0DFF"/>
    <w:rsid w:val="008E133F"/>
    <w:rsid w:val="008E1486"/>
    <w:rsid w:val="008E1DBC"/>
    <w:rsid w:val="008E2F10"/>
    <w:rsid w:val="008E401D"/>
    <w:rsid w:val="008E434E"/>
    <w:rsid w:val="008E4E05"/>
    <w:rsid w:val="008E5593"/>
    <w:rsid w:val="008E59F4"/>
    <w:rsid w:val="008E63B9"/>
    <w:rsid w:val="008E6BC7"/>
    <w:rsid w:val="008F005E"/>
    <w:rsid w:val="008F0475"/>
    <w:rsid w:val="008F102A"/>
    <w:rsid w:val="008F13D1"/>
    <w:rsid w:val="008F1D4C"/>
    <w:rsid w:val="008F1E3E"/>
    <w:rsid w:val="008F23D0"/>
    <w:rsid w:val="008F2FE2"/>
    <w:rsid w:val="008F369E"/>
    <w:rsid w:val="008F3B06"/>
    <w:rsid w:val="008F4475"/>
    <w:rsid w:val="008F451C"/>
    <w:rsid w:val="008F453A"/>
    <w:rsid w:val="008F4FAC"/>
    <w:rsid w:val="008F5003"/>
    <w:rsid w:val="008F5F04"/>
    <w:rsid w:val="008F6357"/>
    <w:rsid w:val="008F6E33"/>
    <w:rsid w:val="008F77A9"/>
    <w:rsid w:val="008F7BF4"/>
    <w:rsid w:val="009006C8"/>
    <w:rsid w:val="009006F3"/>
    <w:rsid w:val="00900BBA"/>
    <w:rsid w:val="00900FE6"/>
    <w:rsid w:val="009018C4"/>
    <w:rsid w:val="00902B36"/>
    <w:rsid w:val="0090353E"/>
    <w:rsid w:val="00903C8E"/>
    <w:rsid w:val="00903F43"/>
    <w:rsid w:val="009040BB"/>
    <w:rsid w:val="00904593"/>
    <w:rsid w:val="00905525"/>
    <w:rsid w:val="00905566"/>
    <w:rsid w:val="009059B2"/>
    <w:rsid w:val="00905F86"/>
    <w:rsid w:val="00906354"/>
    <w:rsid w:val="0090649F"/>
    <w:rsid w:val="009067EB"/>
    <w:rsid w:val="00910023"/>
    <w:rsid w:val="0091099C"/>
    <w:rsid w:val="0091111D"/>
    <w:rsid w:val="0091148A"/>
    <w:rsid w:val="009118B1"/>
    <w:rsid w:val="00911964"/>
    <w:rsid w:val="00911DE0"/>
    <w:rsid w:val="0091267D"/>
    <w:rsid w:val="00912AB9"/>
    <w:rsid w:val="00913BBD"/>
    <w:rsid w:val="00914375"/>
    <w:rsid w:val="0091484E"/>
    <w:rsid w:val="00915DD7"/>
    <w:rsid w:val="00915E04"/>
    <w:rsid w:val="00916A73"/>
    <w:rsid w:val="00917362"/>
    <w:rsid w:val="00917490"/>
    <w:rsid w:val="00917A3F"/>
    <w:rsid w:val="009200D7"/>
    <w:rsid w:val="00921737"/>
    <w:rsid w:val="00922624"/>
    <w:rsid w:val="009229A1"/>
    <w:rsid w:val="00922F09"/>
    <w:rsid w:val="00922F7A"/>
    <w:rsid w:val="0092318F"/>
    <w:rsid w:val="00923568"/>
    <w:rsid w:val="009238BA"/>
    <w:rsid w:val="0092536B"/>
    <w:rsid w:val="009259B8"/>
    <w:rsid w:val="009259EF"/>
    <w:rsid w:val="00925CAE"/>
    <w:rsid w:val="00927472"/>
    <w:rsid w:val="00927768"/>
    <w:rsid w:val="00927FB9"/>
    <w:rsid w:val="00931E96"/>
    <w:rsid w:val="00933492"/>
    <w:rsid w:val="00934360"/>
    <w:rsid w:val="00934725"/>
    <w:rsid w:val="00935846"/>
    <w:rsid w:val="00936830"/>
    <w:rsid w:val="00936A14"/>
    <w:rsid w:val="00936DDD"/>
    <w:rsid w:val="00936E42"/>
    <w:rsid w:val="00937214"/>
    <w:rsid w:val="00940199"/>
    <w:rsid w:val="009402CF"/>
    <w:rsid w:val="00940878"/>
    <w:rsid w:val="00941379"/>
    <w:rsid w:val="0094147A"/>
    <w:rsid w:val="0094364B"/>
    <w:rsid w:val="00943B59"/>
    <w:rsid w:val="009440DA"/>
    <w:rsid w:val="00944C8E"/>
    <w:rsid w:val="00944D65"/>
    <w:rsid w:val="00944FE1"/>
    <w:rsid w:val="00945B3E"/>
    <w:rsid w:val="00946666"/>
    <w:rsid w:val="00946EEA"/>
    <w:rsid w:val="00947596"/>
    <w:rsid w:val="0094760D"/>
    <w:rsid w:val="00947E7A"/>
    <w:rsid w:val="00951074"/>
    <w:rsid w:val="00951094"/>
    <w:rsid w:val="00952915"/>
    <w:rsid w:val="009535FB"/>
    <w:rsid w:val="009536C3"/>
    <w:rsid w:val="009548F3"/>
    <w:rsid w:val="00954A84"/>
    <w:rsid w:val="00955A89"/>
    <w:rsid w:val="00955C57"/>
    <w:rsid w:val="00955FCA"/>
    <w:rsid w:val="00956580"/>
    <w:rsid w:val="00956A0C"/>
    <w:rsid w:val="00957103"/>
    <w:rsid w:val="009573E9"/>
    <w:rsid w:val="00957A89"/>
    <w:rsid w:val="00957AE7"/>
    <w:rsid w:val="009600DC"/>
    <w:rsid w:val="00960245"/>
    <w:rsid w:val="009603D1"/>
    <w:rsid w:val="00960EAF"/>
    <w:rsid w:val="00961267"/>
    <w:rsid w:val="009616C2"/>
    <w:rsid w:val="00961904"/>
    <w:rsid w:val="00961978"/>
    <w:rsid w:val="00963BED"/>
    <w:rsid w:val="0096408B"/>
    <w:rsid w:val="00964916"/>
    <w:rsid w:val="00965974"/>
    <w:rsid w:val="00965ADA"/>
    <w:rsid w:val="00965C35"/>
    <w:rsid w:val="00966321"/>
    <w:rsid w:val="009663BF"/>
    <w:rsid w:val="00966B2F"/>
    <w:rsid w:val="00966DE3"/>
    <w:rsid w:val="00966F64"/>
    <w:rsid w:val="009701EF"/>
    <w:rsid w:val="00970253"/>
    <w:rsid w:val="00970AF0"/>
    <w:rsid w:val="009713B6"/>
    <w:rsid w:val="009714D9"/>
    <w:rsid w:val="0097169E"/>
    <w:rsid w:val="00971997"/>
    <w:rsid w:val="00972807"/>
    <w:rsid w:val="00972852"/>
    <w:rsid w:val="009729B7"/>
    <w:rsid w:val="00972B7C"/>
    <w:rsid w:val="00973B92"/>
    <w:rsid w:val="00973D9E"/>
    <w:rsid w:val="00973E41"/>
    <w:rsid w:val="00973ECD"/>
    <w:rsid w:val="00974AAB"/>
    <w:rsid w:val="00974B8D"/>
    <w:rsid w:val="00975C58"/>
    <w:rsid w:val="00976525"/>
    <w:rsid w:val="00977C01"/>
    <w:rsid w:val="00977C7E"/>
    <w:rsid w:val="00980681"/>
    <w:rsid w:val="0098125A"/>
    <w:rsid w:val="00981F5D"/>
    <w:rsid w:val="00981FDB"/>
    <w:rsid w:val="00982721"/>
    <w:rsid w:val="009838D7"/>
    <w:rsid w:val="0098458F"/>
    <w:rsid w:val="00985D79"/>
    <w:rsid w:val="00985DD8"/>
    <w:rsid w:val="00986658"/>
    <w:rsid w:val="00987376"/>
    <w:rsid w:val="0098794A"/>
    <w:rsid w:val="00987F0C"/>
    <w:rsid w:val="00990245"/>
    <w:rsid w:val="009902CF"/>
    <w:rsid w:val="00990832"/>
    <w:rsid w:val="00990A31"/>
    <w:rsid w:val="00991888"/>
    <w:rsid w:val="0099243C"/>
    <w:rsid w:val="009927A0"/>
    <w:rsid w:val="00992803"/>
    <w:rsid w:val="0099296A"/>
    <w:rsid w:val="00992A10"/>
    <w:rsid w:val="0099303D"/>
    <w:rsid w:val="009938D3"/>
    <w:rsid w:val="009941F3"/>
    <w:rsid w:val="00994E0D"/>
    <w:rsid w:val="00994F3E"/>
    <w:rsid w:val="00995124"/>
    <w:rsid w:val="009963AC"/>
    <w:rsid w:val="00996526"/>
    <w:rsid w:val="00996A97"/>
    <w:rsid w:val="009970CD"/>
    <w:rsid w:val="00997CB9"/>
    <w:rsid w:val="009A0150"/>
    <w:rsid w:val="009A03AF"/>
    <w:rsid w:val="009A042E"/>
    <w:rsid w:val="009A08EF"/>
    <w:rsid w:val="009A14F4"/>
    <w:rsid w:val="009A1FAB"/>
    <w:rsid w:val="009A2653"/>
    <w:rsid w:val="009A26FF"/>
    <w:rsid w:val="009A27AB"/>
    <w:rsid w:val="009A2FE0"/>
    <w:rsid w:val="009A38F2"/>
    <w:rsid w:val="009A40EB"/>
    <w:rsid w:val="009A41E2"/>
    <w:rsid w:val="009A55BB"/>
    <w:rsid w:val="009A62C9"/>
    <w:rsid w:val="009A7294"/>
    <w:rsid w:val="009A749D"/>
    <w:rsid w:val="009B05B0"/>
    <w:rsid w:val="009B0C4F"/>
    <w:rsid w:val="009B2023"/>
    <w:rsid w:val="009B30E7"/>
    <w:rsid w:val="009B3336"/>
    <w:rsid w:val="009B3DF3"/>
    <w:rsid w:val="009B475D"/>
    <w:rsid w:val="009B4BAB"/>
    <w:rsid w:val="009B5466"/>
    <w:rsid w:val="009B61C2"/>
    <w:rsid w:val="009B6292"/>
    <w:rsid w:val="009B6459"/>
    <w:rsid w:val="009B7397"/>
    <w:rsid w:val="009B7B31"/>
    <w:rsid w:val="009C11FC"/>
    <w:rsid w:val="009C2A1B"/>
    <w:rsid w:val="009C2DF7"/>
    <w:rsid w:val="009C37EF"/>
    <w:rsid w:val="009C3ACB"/>
    <w:rsid w:val="009C4A81"/>
    <w:rsid w:val="009C52F4"/>
    <w:rsid w:val="009C6146"/>
    <w:rsid w:val="009C63F4"/>
    <w:rsid w:val="009C693C"/>
    <w:rsid w:val="009C74E2"/>
    <w:rsid w:val="009C7F6C"/>
    <w:rsid w:val="009D0864"/>
    <w:rsid w:val="009D11B1"/>
    <w:rsid w:val="009D11FE"/>
    <w:rsid w:val="009D1862"/>
    <w:rsid w:val="009D1D7F"/>
    <w:rsid w:val="009D1EED"/>
    <w:rsid w:val="009D20C5"/>
    <w:rsid w:val="009D2393"/>
    <w:rsid w:val="009D2C2B"/>
    <w:rsid w:val="009D3594"/>
    <w:rsid w:val="009D413C"/>
    <w:rsid w:val="009D41E7"/>
    <w:rsid w:val="009D4631"/>
    <w:rsid w:val="009D493B"/>
    <w:rsid w:val="009D4C5C"/>
    <w:rsid w:val="009D56BB"/>
    <w:rsid w:val="009D5BA0"/>
    <w:rsid w:val="009D5D8E"/>
    <w:rsid w:val="009D5E11"/>
    <w:rsid w:val="009D60D2"/>
    <w:rsid w:val="009D7071"/>
    <w:rsid w:val="009D72C6"/>
    <w:rsid w:val="009D758B"/>
    <w:rsid w:val="009D7611"/>
    <w:rsid w:val="009E0B52"/>
    <w:rsid w:val="009E0D57"/>
    <w:rsid w:val="009E1417"/>
    <w:rsid w:val="009E2324"/>
    <w:rsid w:val="009E2622"/>
    <w:rsid w:val="009E345B"/>
    <w:rsid w:val="009E3905"/>
    <w:rsid w:val="009E4B7A"/>
    <w:rsid w:val="009E5449"/>
    <w:rsid w:val="009E561F"/>
    <w:rsid w:val="009E63A2"/>
    <w:rsid w:val="009E6408"/>
    <w:rsid w:val="009E65E8"/>
    <w:rsid w:val="009E69A5"/>
    <w:rsid w:val="009E6B95"/>
    <w:rsid w:val="009E6D46"/>
    <w:rsid w:val="009E6E9C"/>
    <w:rsid w:val="009E7057"/>
    <w:rsid w:val="009E747C"/>
    <w:rsid w:val="009F05F7"/>
    <w:rsid w:val="009F06B8"/>
    <w:rsid w:val="009F0DE3"/>
    <w:rsid w:val="009F15C8"/>
    <w:rsid w:val="009F1AE2"/>
    <w:rsid w:val="009F1DDF"/>
    <w:rsid w:val="009F292E"/>
    <w:rsid w:val="009F2A46"/>
    <w:rsid w:val="009F2AA1"/>
    <w:rsid w:val="009F316E"/>
    <w:rsid w:val="009F41EE"/>
    <w:rsid w:val="009F4675"/>
    <w:rsid w:val="009F495B"/>
    <w:rsid w:val="009F4B87"/>
    <w:rsid w:val="009F517C"/>
    <w:rsid w:val="009F5EA8"/>
    <w:rsid w:val="009F6124"/>
    <w:rsid w:val="009F64FB"/>
    <w:rsid w:val="009F6639"/>
    <w:rsid w:val="009F6868"/>
    <w:rsid w:val="009F7FE1"/>
    <w:rsid w:val="00A00134"/>
    <w:rsid w:val="00A003E8"/>
    <w:rsid w:val="00A0081C"/>
    <w:rsid w:val="00A00CC0"/>
    <w:rsid w:val="00A01396"/>
    <w:rsid w:val="00A01B47"/>
    <w:rsid w:val="00A023F7"/>
    <w:rsid w:val="00A0245D"/>
    <w:rsid w:val="00A02704"/>
    <w:rsid w:val="00A03035"/>
    <w:rsid w:val="00A03614"/>
    <w:rsid w:val="00A03C73"/>
    <w:rsid w:val="00A03E48"/>
    <w:rsid w:val="00A04438"/>
    <w:rsid w:val="00A04447"/>
    <w:rsid w:val="00A06566"/>
    <w:rsid w:val="00A076C3"/>
    <w:rsid w:val="00A076C7"/>
    <w:rsid w:val="00A07FFA"/>
    <w:rsid w:val="00A1037D"/>
    <w:rsid w:val="00A10539"/>
    <w:rsid w:val="00A10DC9"/>
    <w:rsid w:val="00A11C73"/>
    <w:rsid w:val="00A1244C"/>
    <w:rsid w:val="00A13087"/>
    <w:rsid w:val="00A133C2"/>
    <w:rsid w:val="00A13DCA"/>
    <w:rsid w:val="00A1550A"/>
    <w:rsid w:val="00A16048"/>
    <w:rsid w:val="00A16119"/>
    <w:rsid w:val="00A161C5"/>
    <w:rsid w:val="00A16223"/>
    <w:rsid w:val="00A1625E"/>
    <w:rsid w:val="00A16359"/>
    <w:rsid w:val="00A1641F"/>
    <w:rsid w:val="00A17318"/>
    <w:rsid w:val="00A2000D"/>
    <w:rsid w:val="00A20C28"/>
    <w:rsid w:val="00A20DF8"/>
    <w:rsid w:val="00A21D40"/>
    <w:rsid w:val="00A22157"/>
    <w:rsid w:val="00A22970"/>
    <w:rsid w:val="00A23927"/>
    <w:rsid w:val="00A23F8E"/>
    <w:rsid w:val="00A243EB"/>
    <w:rsid w:val="00A25A69"/>
    <w:rsid w:val="00A25EE3"/>
    <w:rsid w:val="00A261AB"/>
    <w:rsid w:val="00A26DF8"/>
    <w:rsid w:val="00A27138"/>
    <w:rsid w:val="00A27864"/>
    <w:rsid w:val="00A27C43"/>
    <w:rsid w:val="00A27E8A"/>
    <w:rsid w:val="00A27F3C"/>
    <w:rsid w:val="00A30150"/>
    <w:rsid w:val="00A30165"/>
    <w:rsid w:val="00A307C2"/>
    <w:rsid w:val="00A309DD"/>
    <w:rsid w:val="00A30D9D"/>
    <w:rsid w:val="00A3107C"/>
    <w:rsid w:val="00A31931"/>
    <w:rsid w:val="00A31B9A"/>
    <w:rsid w:val="00A32A74"/>
    <w:rsid w:val="00A338AF"/>
    <w:rsid w:val="00A33CA3"/>
    <w:rsid w:val="00A34FD0"/>
    <w:rsid w:val="00A35227"/>
    <w:rsid w:val="00A35A4A"/>
    <w:rsid w:val="00A35E0D"/>
    <w:rsid w:val="00A35EF3"/>
    <w:rsid w:val="00A36215"/>
    <w:rsid w:val="00A404A9"/>
    <w:rsid w:val="00A404BA"/>
    <w:rsid w:val="00A40D91"/>
    <w:rsid w:val="00A4205D"/>
    <w:rsid w:val="00A42610"/>
    <w:rsid w:val="00A42E8A"/>
    <w:rsid w:val="00A42EF6"/>
    <w:rsid w:val="00A43238"/>
    <w:rsid w:val="00A43CA1"/>
    <w:rsid w:val="00A43CA8"/>
    <w:rsid w:val="00A43E09"/>
    <w:rsid w:val="00A44377"/>
    <w:rsid w:val="00A450CB"/>
    <w:rsid w:val="00A45246"/>
    <w:rsid w:val="00A460CB"/>
    <w:rsid w:val="00A46F9E"/>
    <w:rsid w:val="00A47044"/>
    <w:rsid w:val="00A471F5"/>
    <w:rsid w:val="00A47AEC"/>
    <w:rsid w:val="00A47F86"/>
    <w:rsid w:val="00A5006C"/>
    <w:rsid w:val="00A518F9"/>
    <w:rsid w:val="00A54637"/>
    <w:rsid w:val="00A54E27"/>
    <w:rsid w:val="00A554B7"/>
    <w:rsid w:val="00A55DDC"/>
    <w:rsid w:val="00A56169"/>
    <w:rsid w:val="00A5684B"/>
    <w:rsid w:val="00A57C0E"/>
    <w:rsid w:val="00A57CE9"/>
    <w:rsid w:val="00A57DC9"/>
    <w:rsid w:val="00A57EA5"/>
    <w:rsid w:val="00A60247"/>
    <w:rsid w:val="00A60511"/>
    <w:rsid w:val="00A613F8"/>
    <w:rsid w:val="00A61FDC"/>
    <w:rsid w:val="00A63E8B"/>
    <w:rsid w:val="00A63ED5"/>
    <w:rsid w:val="00A65611"/>
    <w:rsid w:val="00A65778"/>
    <w:rsid w:val="00A65B2F"/>
    <w:rsid w:val="00A663B3"/>
    <w:rsid w:val="00A666C5"/>
    <w:rsid w:val="00A67103"/>
    <w:rsid w:val="00A67221"/>
    <w:rsid w:val="00A676D8"/>
    <w:rsid w:val="00A705E1"/>
    <w:rsid w:val="00A70C7F"/>
    <w:rsid w:val="00A7130C"/>
    <w:rsid w:val="00A71F8C"/>
    <w:rsid w:val="00A7202B"/>
    <w:rsid w:val="00A72AD2"/>
    <w:rsid w:val="00A72C07"/>
    <w:rsid w:val="00A73314"/>
    <w:rsid w:val="00A746C9"/>
    <w:rsid w:val="00A7570A"/>
    <w:rsid w:val="00A76420"/>
    <w:rsid w:val="00A768A1"/>
    <w:rsid w:val="00A76F8C"/>
    <w:rsid w:val="00A77486"/>
    <w:rsid w:val="00A77AB1"/>
    <w:rsid w:val="00A802DA"/>
    <w:rsid w:val="00A80F25"/>
    <w:rsid w:val="00A816CD"/>
    <w:rsid w:val="00A8218C"/>
    <w:rsid w:val="00A83078"/>
    <w:rsid w:val="00A853AA"/>
    <w:rsid w:val="00A854E5"/>
    <w:rsid w:val="00A86D58"/>
    <w:rsid w:val="00A86DDA"/>
    <w:rsid w:val="00A87854"/>
    <w:rsid w:val="00A90295"/>
    <w:rsid w:val="00A9044E"/>
    <w:rsid w:val="00A905E4"/>
    <w:rsid w:val="00A90994"/>
    <w:rsid w:val="00A9124E"/>
    <w:rsid w:val="00A9198F"/>
    <w:rsid w:val="00A91E8F"/>
    <w:rsid w:val="00A9492F"/>
    <w:rsid w:val="00A96E9C"/>
    <w:rsid w:val="00A978DC"/>
    <w:rsid w:val="00AA25B0"/>
    <w:rsid w:val="00AA33CE"/>
    <w:rsid w:val="00AA3754"/>
    <w:rsid w:val="00AA4CBE"/>
    <w:rsid w:val="00AA4D04"/>
    <w:rsid w:val="00AA5906"/>
    <w:rsid w:val="00AA5C5C"/>
    <w:rsid w:val="00AA601C"/>
    <w:rsid w:val="00AA69F7"/>
    <w:rsid w:val="00AA6BCC"/>
    <w:rsid w:val="00AA7BFE"/>
    <w:rsid w:val="00AB0345"/>
    <w:rsid w:val="00AB07A8"/>
    <w:rsid w:val="00AB0E01"/>
    <w:rsid w:val="00AB1044"/>
    <w:rsid w:val="00AB1185"/>
    <w:rsid w:val="00AB1838"/>
    <w:rsid w:val="00AB1F7C"/>
    <w:rsid w:val="00AB3A30"/>
    <w:rsid w:val="00AB576F"/>
    <w:rsid w:val="00AB589C"/>
    <w:rsid w:val="00AB6B36"/>
    <w:rsid w:val="00AB6BDE"/>
    <w:rsid w:val="00AB71DC"/>
    <w:rsid w:val="00AB7267"/>
    <w:rsid w:val="00AB7BA9"/>
    <w:rsid w:val="00AC003A"/>
    <w:rsid w:val="00AC075B"/>
    <w:rsid w:val="00AC077B"/>
    <w:rsid w:val="00AC0CA5"/>
    <w:rsid w:val="00AC132A"/>
    <w:rsid w:val="00AC188C"/>
    <w:rsid w:val="00AC220C"/>
    <w:rsid w:val="00AC2860"/>
    <w:rsid w:val="00AC2B81"/>
    <w:rsid w:val="00AC353E"/>
    <w:rsid w:val="00AC39A3"/>
    <w:rsid w:val="00AC3B13"/>
    <w:rsid w:val="00AC48F1"/>
    <w:rsid w:val="00AC668E"/>
    <w:rsid w:val="00AC7C5B"/>
    <w:rsid w:val="00AC7CDF"/>
    <w:rsid w:val="00AD01B0"/>
    <w:rsid w:val="00AD0A21"/>
    <w:rsid w:val="00AD17A3"/>
    <w:rsid w:val="00AD1FB5"/>
    <w:rsid w:val="00AD25D6"/>
    <w:rsid w:val="00AD2627"/>
    <w:rsid w:val="00AD2CF2"/>
    <w:rsid w:val="00AD3515"/>
    <w:rsid w:val="00AD37E4"/>
    <w:rsid w:val="00AD3EC2"/>
    <w:rsid w:val="00AD4AA7"/>
    <w:rsid w:val="00AD4D17"/>
    <w:rsid w:val="00AD5576"/>
    <w:rsid w:val="00AD5925"/>
    <w:rsid w:val="00AD647D"/>
    <w:rsid w:val="00AD762A"/>
    <w:rsid w:val="00AD7FBC"/>
    <w:rsid w:val="00AE057E"/>
    <w:rsid w:val="00AE0B92"/>
    <w:rsid w:val="00AE0CDF"/>
    <w:rsid w:val="00AE1ECE"/>
    <w:rsid w:val="00AE227D"/>
    <w:rsid w:val="00AE22B4"/>
    <w:rsid w:val="00AE2A55"/>
    <w:rsid w:val="00AE2A87"/>
    <w:rsid w:val="00AE2ED9"/>
    <w:rsid w:val="00AE3030"/>
    <w:rsid w:val="00AE3AE9"/>
    <w:rsid w:val="00AE4022"/>
    <w:rsid w:val="00AE407A"/>
    <w:rsid w:val="00AE4446"/>
    <w:rsid w:val="00AE4877"/>
    <w:rsid w:val="00AE49F5"/>
    <w:rsid w:val="00AE532E"/>
    <w:rsid w:val="00AE58D2"/>
    <w:rsid w:val="00AE621C"/>
    <w:rsid w:val="00AE67C6"/>
    <w:rsid w:val="00AE6AB2"/>
    <w:rsid w:val="00AE6CAA"/>
    <w:rsid w:val="00AE6F01"/>
    <w:rsid w:val="00AE6F10"/>
    <w:rsid w:val="00AE72D2"/>
    <w:rsid w:val="00AE7533"/>
    <w:rsid w:val="00AE795D"/>
    <w:rsid w:val="00AE7F15"/>
    <w:rsid w:val="00AF0611"/>
    <w:rsid w:val="00AF06E5"/>
    <w:rsid w:val="00AF1430"/>
    <w:rsid w:val="00AF1B55"/>
    <w:rsid w:val="00AF1D4A"/>
    <w:rsid w:val="00AF2F7F"/>
    <w:rsid w:val="00AF32A4"/>
    <w:rsid w:val="00AF3401"/>
    <w:rsid w:val="00AF3B7F"/>
    <w:rsid w:val="00AF434F"/>
    <w:rsid w:val="00AF46C9"/>
    <w:rsid w:val="00AF4E1C"/>
    <w:rsid w:val="00AF598C"/>
    <w:rsid w:val="00AF6BF1"/>
    <w:rsid w:val="00AF741E"/>
    <w:rsid w:val="00B00649"/>
    <w:rsid w:val="00B007EE"/>
    <w:rsid w:val="00B0124E"/>
    <w:rsid w:val="00B0175A"/>
    <w:rsid w:val="00B0188C"/>
    <w:rsid w:val="00B021C7"/>
    <w:rsid w:val="00B03390"/>
    <w:rsid w:val="00B041AD"/>
    <w:rsid w:val="00B04943"/>
    <w:rsid w:val="00B049FB"/>
    <w:rsid w:val="00B05174"/>
    <w:rsid w:val="00B068DD"/>
    <w:rsid w:val="00B06B8A"/>
    <w:rsid w:val="00B072FC"/>
    <w:rsid w:val="00B073A8"/>
    <w:rsid w:val="00B10325"/>
    <w:rsid w:val="00B110CB"/>
    <w:rsid w:val="00B1196D"/>
    <w:rsid w:val="00B1323E"/>
    <w:rsid w:val="00B14345"/>
    <w:rsid w:val="00B14F42"/>
    <w:rsid w:val="00B14FCF"/>
    <w:rsid w:val="00B14FF8"/>
    <w:rsid w:val="00B15F44"/>
    <w:rsid w:val="00B169D3"/>
    <w:rsid w:val="00B1721A"/>
    <w:rsid w:val="00B175CE"/>
    <w:rsid w:val="00B17B80"/>
    <w:rsid w:val="00B21B1B"/>
    <w:rsid w:val="00B21B9A"/>
    <w:rsid w:val="00B21C24"/>
    <w:rsid w:val="00B2249B"/>
    <w:rsid w:val="00B2276E"/>
    <w:rsid w:val="00B228F9"/>
    <w:rsid w:val="00B23A09"/>
    <w:rsid w:val="00B24215"/>
    <w:rsid w:val="00B24A7B"/>
    <w:rsid w:val="00B2572B"/>
    <w:rsid w:val="00B262DE"/>
    <w:rsid w:val="00B26E2E"/>
    <w:rsid w:val="00B270AD"/>
    <w:rsid w:val="00B278F7"/>
    <w:rsid w:val="00B27BA8"/>
    <w:rsid w:val="00B3019F"/>
    <w:rsid w:val="00B31A61"/>
    <w:rsid w:val="00B32C22"/>
    <w:rsid w:val="00B33A0E"/>
    <w:rsid w:val="00B33FDA"/>
    <w:rsid w:val="00B3466B"/>
    <w:rsid w:val="00B34DBE"/>
    <w:rsid w:val="00B34E44"/>
    <w:rsid w:val="00B361BD"/>
    <w:rsid w:val="00B36429"/>
    <w:rsid w:val="00B3651D"/>
    <w:rsid w:val="00B36EBC"/>
    <w:rsid w:val="00B378FD"/>
    <w:rsid w:val="00B37F39"/>
    <w:rsid w:val="00B401C1"/>
    <w:rsid w:val="00B4050E"/>
    <w:rsid w:val="00B40523"/>
    <w:rsid w:val="00B40A69"/>
    <w:rsid w:val="00B40EB9"/>
    <w:rsid w:val="00B411E6"/>
    <w:rsid w:val="00B411F7"/>
    <w:rsid w:val="00B41415"/>
    <w:rsid w:val="00B41A45"/>
    <w:rsid w:val="00B421D2"/>
    <w:rsid w:val="00B42615"/>
    <w:rsid w:val="00B426F8"/>
    <w:rsid w:val="00B42B81"/>
    <w:rsid w:val="00B433ED"/>
    <w:rsid w:val="00B43F11"/>
    <w:rsid w:val="00B44378"/>
    <w:rsid w:val="00B44AAE"/>
    <w:rsid w:val="00B44F1F"/>
    <w:rsid w:val="00B46489"/>
    <w:rsid w:val="00B51091"/>
    <w:rsid w:val="00B51687"/>
    <w:rsid w:val="00B5247A"/>
    <w:rsid w:val="00B5321C"/>
    <w:rsid w:val="00B53B0C"/>
    <w:rsid w:val="00B540DF"/>
    <w:rsid w:val="00B5411D"/>
    <w:rsid w:val="00B546B4"/>
    <w:rsid w:val="00B549F7"/>
    <w:rsid w:val="00B5634F"/>
    <w:rsid w:val="00B5656C"/>
    <w:rsid w:val="00B5752F"/>
    <w:rsid w:val="00B579AC"/>
    <w:rsid w:val="00B603BB"/>
    <w:rsid w:val="00B60609"/>
    <w:rsid w:val="00B60DB0"/>
    <w:rsid w:val="00B6252D"/>
    <w:rsid w:val="00B6347A"/>
    <w:rsid w:val="00B6360D"/>
    <w:rsid w:val="00B64D11"/>
    <w:rsid w:val="00B64E89"/>
    <w:rsid w:val="00B64FD8"/>
    <w:rsid w:val="00B65081"/>
    <w:rsid w:val="00B6576F"/>
    <w:rsid w:val="00B6681B"/>
    <w:rsid w:val="00B67F63"/>
    <w:rsid w:val="00B70029"/>
    <w:rsid w:val="00B72053"/>
    <w:rsid w:val="00B720BA"/>
    <w:rsid w:val="00B72D88"/>
    <w:rsid w:val="00B72EC1"/>
    <w:rsid w:val="00B731BA"/>
    <w:rsid w:val="00B731C9"/>
    <w:rsid w:val="00B73217"/>
    <w:rsid w:val="00B73749"/>
    <w:rsid w:val="00B73D24"/>
    <w:rsid w:val="00B73E5D"/>
    <w:rsid w:val="00B747A0"/>
    <w:rsid w:val="00B75360"/>
    <w:rsid w:val="00B773DA"/>
    <w:rsid w:val="00B808BD"/>
    <w:rsid w:val="00B80A37"/>
    <w:rsid w:val="00B825C1"/>
    <w:rsid w:val="00B82A46"/>
    <w:rsid w:val="00B8319B"/>
    <w:rsid w:val="00B8377B"/>
    <w:rsid w:val="00B83E2D"/>
    <w:rsid w:val="00B84125"/>
    <w:rsid w:val="00B8460B"/>
    <w:rsid w:val="00B848F8"/>
    <w:rsid w:val="00B851C9"/>
    <w:rsid w:val="00B860D4"/>
    <w:rsid w:val="00B86314"/>
    <w:rsid w:val="00B87431"/>
    <w:rsid w:val="00B875B5"/>
    <w:rsid w:val="00B9085A"/>
    <w:rsid w:val="00B90B4E"/>
    <w:rsid w:val="00B90C77"/>
    <w:rsid w:val="00B90F09"/>
    <w:rsid w:val="00B91A28"/>
    <w:rsid w:val="00B9293F"/>
    <w:rsid w:val="00B92FCE"/>
    <w:rsid w:val="00B933FF"/>
    <w:rsid w:val="00B9378A"/>
    <w:rsid w:val="00B93A36"/>
    <w:rsid w:val="00B9451E"/>
    <w:rsid w:val="00B95CEC"/>
    <w:rsid w:val="00B95D22"/>
    <w:rsid w:val="00B95EF6"/>
    <w:rsid w:val="00B9606C"/>
    <w:rsid w:val="00B9679C"/>
    <w:rsid w:val="00B969B7"/>
    <w:rsid w:val="00B96E04"/>
    <w:rsid w:val="00B97BE8"/>
    <w:rsid w:val="00B97CE4"/>
    <w:rsid w:val="00BA19C1"/>
    <w:rsid w:val="00BA1B5D"/>
    <w:rsid w:val="00BA2476"/>
    <w:rsid w:val="00BA2949"/>
    <w:rsid w:val="00BA2A31"/>
    <w:rsid w:val="00BA2B58"/>
    <w:rsid w:val="00BA2E72"/>
    <w:rsid w:val="00BA43CD"/>
    <w:rsid w:val="00BA4E0A"/>
    <w:rsid w:val="00BA57DE"/>
    <w:rsid w:val="00BA5FA1"/>
    <w:rsid w:val="00BA643D"/>
    <w:rsid w:val="00BA73D2"/>
    <w:rsid w:val="00BA7418"/>
    <w:rsid w:val="00BB0382"/>
    <w:rsid w:val="00BB126C"/>
    <w:rsid w:val="00BB27D6"/>
    <w:rsid w:val="00BB30CC"/>
    <w:rsid w:val="00BB35F1"/>
    <w:rsid w:val="00BB3649"/>
    <w:rsid w:val="00BB36E8"/>
    <w:rsid w:val="00BB4494"/>
    <w:rsid w:val="00BB44E7"/>
    <w:rsid w:val="00BB49E7"/>
    <w:rsid w:val="00BB5814"/>
    <w:rsid w:val="00BB5EE4"/>
    <w:rsid w:val="00BB5F82"/>
    <w:rsid w:val="00BB650D"/>
    <w:rsid w:val="00BB684D"/>
    <w:rsid w:val="00BB79DA"/>
    <w:rsid w:val="00BC019C"/>
    <w:rsid w:val="00BC01D0"/>
    <w:rsid w:val="00BC15CD"/>
    <w:rsid w:val="00BC1751"/>
    <w:rsid w:val="00BC19DC"/>
    <w:rsid w:val="00BC1ADC"/>
    <w:rsid w:val="00BC21F1"/>
    <w:rsid w:val="00BC26C5"/>
    <w:rsid w:val="00BC28B1"/>
    <w:rsid w:val="00BC3110"/>
    <w:rsid w:val="00BC3A14"/>
    <w:rsid w:val="00BC3D47"/>
    <w:rsid w:val="00BC4E42"/>
    <w:rsid w:val="00BC6781"/>
    <w:rsid w:val="00BC73B0"/>
    <w:rsid w:val="00BC78CD"/>
    <w:rsid w:val="00BD010D"/>
    <w:rsid w:val="00BD0936"/>
    <w:rsid w:val="00BD0997"/>
    <w:rsid w:val="00BD2802"/>
    <w:rsid w:val="00BD2D40"/>
    <w:rsid w:val="00BD3A00"/>
    <w:rsid w:val="00BD4F92"/>
    <w:rsid w:val="00BD4F9E"/>
    <w:rsid w:val="00BD558F"/>
    <w:rsid w:val="00BD6BD7"/>
    <w:rsid w:val="00BD755B"/>
    <w:rsid w:val="00BD76B1"/>
    <w:rsid w:val="00BD7DD7"/>
    <w:rsid w:val="00BE1990"/>
    <w:rsid w:val="00BE2C1C"/>
    <w:rsid w:val="00BE31DA"/>
    <w:rsid w:val="00BE3353"/>
    <w:rsid w:val="00BE3E0D"/>
    <w:rsid w:val="00BE41AE"/>
    <w:rsid w:val="00BE4519"/>
    <w:rsid w:val="00BE48FF"/>
    <w:rsid w:val="00BE5277"/>
    <w:rsid w:val="00BE590E"/>
    <w:rsid w:val="00BE5D1D"/>
    <w:rsid w:val="00BE5E60"/>
    <w:rsid w:val="00BE5E93"/>
    <w:rsid w:val="00BE60B7"/>
    <w:rsid w:val="00BE651B"/>
    <w:rsid w:val="00BE69C3"/>
    <w:rsid w:val="00BE726A"/>
    <w:rsid w:val="00BE7EAC"/>
    <w:rsid w:val="00BF0404"/>
    <w:rsid w:val="00BF0A89"/>
    <w:rsid w:val="00BF0A8C"/>
    <w:rsid w:val="00BF1042"/>
    <w:rsid w:val="00BF13DF"/>
    <w:rsid w:val="00BF2CCF"/>
    <w:rsid w:val="00BF3165"/>
    <w:rsid w:val="00BF32E4"/>
    <w:rsid w:val="00BF3379"/>
    <w:rsid w:val="00BF39A7"/>
    <w:rsid w:val="00BF42DD"/>
    <w:rsid w:val="00BF4391"/>
    <w:rsid w:val="00BF4B08"/>
    <w:rsid w:val="00BF4B85"/>
    <w:rsid w:val="00BF4C88"/>
    <w:rsid w:val="00BF5858"/>
    <w:rsid w:val="00BF5A66"/>
    <w:rsid w:val="00BF6369"/>
    <w:rsid w:val="00BF66D3"/>
    <w:rsid w:val="00BF7812"/>
    <w:rsid w:val="00C00027"/>
    <w:rsid w:val="00C03B1A"/>
    <w:rsid w:val="00C04601"/>
    <w:rsid w:val="00C05286"/>
    <w:rsid w:val="00C06162"/>
    <w:rsid w:val="00C069C5"/>
    <w:rsid w:val="00C06C42"/>
    <w:rsid w:val="00C07790"/>
    <w:rsid w:val="00C07DBF"/>
    <w:rsid w:val="00C10D9A"/>
    <w:rsid w:val="00C1132F"/>
    <w:rsid w:val="00C11387"/>
    <w:rsid w:val="00C114B6"/>
    <w:rsid w:val="00C11545"/>
    <w:rsid w:val="00C1161B"/>
    <w:rsid w:val="00C122C3"/>
    <w:rsid w:val="00C12C12"/>
    <w:rsid w:val="00C12CA4"/>
    <w:rsid w:val="00C13598"/>
    <w:rsid w:val="00C13750"/>
    <w:rsid w:val="00C13D11"/>
    <w:rsid w:val="00C141B3"/>
    <w:rsid w:val="00C14CE0"/>
    <w:rsid w:val="00C14CFC"/>
    <w:rsid w:val="00C1568E"/>
    <w:rsid w:val="00C15D71"/>
    <w:rsid w:val="00C15EFB"/>
    <w:rsid w:val="00C16074"/>
    <w:rsid w:val="00C164C7"/>
    <w:rsid w:val="00C17FA9"/>
    <w:rsid w:val="00C20D3D"/>
    <w:rsid w:val="00C211E5"/>
    <w:rsid w:val="00C21F92"/>
    <w:rsid w:val="00C22026"/>
    <w:rsid w:val="00C22A33"/>
    <w:rsid w:val="00C23109"/>
    <w:rsid w:val="00C236E0"/>
    <w:rsid w:val="00C2399B"/>
    <w:rsid w:val="00C2488F"/>
    <w:rsid w:val="00C24D3A"/>
    <w:rsid w:val="00C255FB"/>
    <w:rsid w:val="00C26625"/>
    <w:rsid w:val="00C26C6C"/>
    <w:rsid w:val="00C2796C"/>
    <w:rsid w:val="00C27C16"/>
    <w:rsid w:val="00C30222"/>
    <w:rsid w:val="00C3099D"/>
    <w:rsid w:val="00C30A03"/>
    <w:rsid w:val="00C3123D"/>
    <w:rsid w:val="00C32524"/>
    <w:rsid w:val="00C325A6"/>
    <w:rsid w:val="00C32750"/>
    <w:rsid w:val="00C33214"/>
    <w:rsid w:val="00C34452"/>
    <w:rsid w:val="00C34B6F"/>
    <w:rsid w:val="00C35E94"/>
    <w:rsid w:val="00C36071"/>
    <w:rsid w:val="00C36C33"/>
    <w:rsid w:val="00C36CA0"/>
    <w:rsid w:val="00C371AF"/>
    <w:rsid w:val="00C37E76"/>
    <w:rsid w:val="00C37E79"/>
    <w:rsid w:val="00C4017C"/>
    <w:rsid w:val="00C40328"/>
    <w:rsid w:val="00C41229"/>
    <w:rsid w:val="00C41634"/>
    <w:rsid w:val="00C421B6"/>
    <w:rsid w:val="00C4225F"/>
    <w:rsid w:val="00C428E9"/>
    <w:rsid w:val="00C43258"/>
    <w:rsid w:val="00C433B9"/>
    <w:rsid w:val="00C43526"/>
    <w:rsid w:val="00C439FF"/>
    <w:rsid w:val="00C43CC2"/>
    <w:rsid w:val="00C44A5E"/>
    <w:rsid w:val="00C44B56"/>
    <w:rsid w:val="00C45489"/>
    <w:rsid w:val="00C45661"/>
    <w:rsid w:val="00C457D9"/>
    <w:rsid w:val="00C45958"/>
    <w:rsid w:val="00C46005"/>
    <w:rsid w:val="00C465EF"/>
    <w:rsid w:val="00C46B28"/>
    <w:rsid w:val="00C46F94"/>
    <w:rsid w:val="00C471C3"/>
    <w:rsid w:val="00C472CE"/>
    <w:rsid w:val="00C47558"/>
    <w:rsid w:val="00C47616"/>
    <w:rsid w:val="00C47682"/>
    <w:rsid w:val="00C50CCF"/>
    <w:rsid w:val="00C516A0"/>
    <w:rsid w:val="00C52380"/>
    <w:rsid w:val="00C5251F"/>
    <w:rsid w:val="00C52F66"/>
    <w:rsid w:val="00C539EB"/>
    <w:rsid w:val="00C53E69"/>
    <w:rsid w:val="00C5536B"/>
    <w:rsid w:val="00C55F4C"/>
    <w:rsid w:val="00C5601C"/>
    <w:rsid w:val="00C5778A"/>
    <w:rsid w:val="00C57B74"/>
    <w:rsid w:val="00C600A6"/>
    <w:rsid w:val="00C611D4"/>
    <w:rsid w:val="00C6192D"/>
    <w:rsid w:val="00C61A95"/>
    <w:rsid w:val="00C6211F"/>
    <w:rsid w:val="00C6223A"/>
    <w:rsid w:val="00C62947"/>
    <w:rsid w:val="00C6298A"/>
    <w:rsid w:val="00C647B9"/>
    <w:rsid w:val="00C64A1F"/>
    <w:rsid w:val="00C651A3"/>
    <w:rsid w:val="00C6639F"/>
    <w:rsid w:val="00C66F69"/>
    <w:rsid w:val="00C67BBE"/>
    <w:rsid w:val="00C67FCA"/>
    <w:rsid w:val="00C70E74"/>
    <w:rsid w:val="00C712D1"/>
    <w:rsid w:val="00C71A1E"/>
    <w:rsid w:val="00C72C7B"/>
    <w:rsid w:val="00C7345F"/>
    <w:rsid w:val="00C73493"/>
    <w:rsid w:val="00C73A0E"/>
    <w:rsid w:val="00C7574C"/>
    <w:rsid w:val="00C75B68"/>
    <w:rsid w:val="00C75B94"/>
    <w:rsid w:val="00C76A5D"/>
    <w:rsid w:val="00C7708E"/>
    <w:rsid w:val="00C77AAF"/>
    <w:rsid w:val="00C77AFD"/>
    <w:rsid w:val="00C81C93"/>
    <w:rsid w:val="00C81CD6"/>
    <w:rsid w:val="00C820E3"/>
    <w:rsid w:val="00C820EF"/>
    <w:rsid w:val="00C843F1"/>
    <w:rsid w:val="00C8467E"/>
    <w:rsid w:val="00C8493F"/>
    <w:rsid w:val="00C84A14"/>
    <w:rsid w:val="00C84DF5"/>
    <w:rsid w:val="00C85BEC"/>
    <w:rsid w:val="00C85C1C"/>
    <w:rsid w:val="00C8622D"/>
    <w:rsid w:val="00C86A96"/>
    <w:rsid w:val="00C86B82"/>
    <w:rsid w:val="00C86C4A"/>
    <w:rsid w:val="00C86DC9"/>
    <w:rsid w:val="00C8726A"/>
    <w:rsid w:val="00C901ED"/>
    <w:rsid w:val="00C905B2"/>
    <w:rsid w:val="00C90D49"/>
    <w:rsid w:val="00C91AC3"/>
    <w:rsid w:val="00C91CC6"/>
    <w:rsid w:val="00C92E4E"/>
    <w:rsid w:val="00C92F6A"/>
    <w:rsid w:val="00C93C3F"/>
    <w:rsid w:val="00C944CE"/>
    <w:rsid w:val="00C94AB7"/>
    <w:rsid w:val="00C94B0B"/>
    <w:rsid w:val="00C95643"/>
    <w:rsid w:val="00C95A6F"/>
    <w:rsid w:val="00C9621C"/>
    <w:rsid w:val="00C97502"/>
    <w:rsid w:val="00C975F6"/>
    <w:rsid w:val="00CA007A"/>
    <w:rsid w:val="00CA043D"/>
    <w:rsid w:val="00CA0593"/>
    <w:rsid w:val="00CA0D98"/>
    <w:rsid w:val="00CA1682"/>
    <w:rsid w:val="00CA18E5"/>
    <w:rsid w:val="00CA26A5"/>
    <w:rsid w:val="00CA287A"/>
    <w:rsid w:val="00CA2D22"/>
    <w:rsid w:val="00CA4457"/>
    <w:rsid w:val="00CA4CD2"/>
    <w:rsid w:val="00CA5245"/>
    <w:rsid w:val="00CA61FA"/>
    <w:rsid w:val="00CA6647"/>
    <w:rsid w:val="00CA769A"/>
    <w:rsid w:val="00CA798A"/>
    <w:rsid w:val="00CB1688"/>
    <w:rsid w:val="00CB2294"/>
    <w:rsid w:val="00CB2298"/>
    <w:rsid w:val="00CB2312"/>
    <w:rsid w:val="00CB2F89"/>
    <w:rsid w:val="00CB320D"/>
    <w:rsid w:val="00CB32CE"/>
    <w:rsid w:val="00CB34B9"/>
    <w:rsid w:val="00CB4476"/>
    <w:rsid w:val="00CB46D7"/>
    <w:rsid w:val="00CB46F2"/>
    <w:rsid w:val="00CB5487"/>
    <w:rsid w:val="00CB5977"/>
    <w:rsid w:val="00CB6415"/>
    <w:rsid w:val="00CB65D7"/>
    <w:rsid w:val="00CB79CB"/>
    <w:rsid w:val="00CB7BD3"/>
    <w:rsid w:val="00CC0775"/>
    <w:rsid w:val="00CC21B4"/>
    <w:rsid w:val="00CC2385"/>
    <w:rsid w:val="00CC2492"/>
    <w:rsid w:val="00CC2831"/>
    <w:rsid w:val="00CC3C8E"/>
    <w:rsid w:val="00CC425F"/>
    <w:rsid w:val="00CC4A68"/>
    <w:rsid w:val="00CC4D1E"/>
    <w:rsid w:val="00CC59C1"/>
    <w:rsid w:val="00CC5F78"/>
    <w:rsid w:val="00CC6358"/>
    <w:rsid w:val="00CC6548"/>
    <w:rsid w:val="00CC6FAD"/>
    <w:rsid w:val="00CC7301"/>
    <w:rsid w:val="00CC77CE"/>
    <w:rsid w:val="00CD0275"/>
    <w:rsid w:val="00CD05EC"/>
    <w:rsid w:val="00CD0767"/>
    <w:rsid w:val="00CD0961"/>
    <w:rsid w:val="00CD24D0"/>
    <w:rsid w:val="00CD3686"/>
    <w:rsid w:val="00CD3E1E"/>
    <w:rsid w:val="00CD3EA3"/>
    <w:rsid w:val="00CD4CF2"/>
    <w:rsid w:val="00CD5B2B"/>
    <w:rsid w:val="00CD6418"/>
    <w:rsid w:val="00CD6FE3"/>
    <w:rsid w:val="00CD72F8"/>
    <w:rsid w:val="00CD765C"/>
    <w:rsid w:val="00CD786A"/>
    <w:rsid w:val="00CD786C"/>
    <w:rsid w:val="00CE0278"/>
    <w:rsid w:val="00CE1F83"/>
    <w:rsid w:val="00CE2DAA"/>
    <w:rsid w:val="00CE3209"/>
    <w:rsid w:val="00CE33C8"/>
    <w:rsid w:val="00CE46C9"/>
    <w:rsid w:val="00CE5A4A"/>
    <w:rsid w:val="00CE5E23"/>
    <w:rsid w:val="00CE6511"/>
    <w:rsid w:val="00CE7075"/>
    <w:rsid w:val="00CE71D5"/>
    <w:rsid w:val="00CE7901"/>
    <w:rsid w:val="00CF0721"/>
    <w:rsid w:val="00CF11EA"/>
    <w:rsid w:val="00CF1C87"/>
    <w:rsid w:val="00CF20A5"/>
    <w:rsid w:val="00CF31D5"/>
    <w:rsid w:val="00CF3964"/>
    <w:rsid w:val="00CF3FA8"/>
    <w:rsid w:val="00CF4D6A"/>
    <w:rsid w:val="00CF5535"/>
    <w:rsid w:val="00CF57C7"/>
    <w:rsid w:val="00CF5EE0"/>
    <w:rsid w:val="00CF61AC"/>
    <w:rsid w:val="00CF6CDF"/>
    <w:rsid w:val="00CF6DD3"/>
    <w:rsid w:val="00CF7182"/>
    <w:rsid w:val="00CF73B5"/>
    <w:rsid w:val="00CF789C"/>
    <w:rsid w:val="00CF7D0A"/>
    <w:rsid w:val="00D00998"/>
    <w:rsid w:val="00D00CF1"/>
    <w:rsid w:val="00D013A9"/>
    <w:rsid w:val="00D01780"/>
    <w:rsid w:val="00D01880"/>
    <w:rsid w:val="00D02391"/>
    <w:rsid w:val="00D0287C"/>
    <w:rsid w:val="00D02BC5"/>
    <w:rsid w:val="00D032CC"/>
    <w:rsid w:val="00D03595"/>
    <w:rsid w:val="00D035C5"/>
    <w:rsid w:val="00D0660B"/>
    <w:rsid w:val="00D067D8"/>
    <w:rsid w:val="00D06F26"/>
    <w:rsid w:val="00D071FD"/>
    <w:rsid w:val="00D10296"/>
    <w:rsid w:val="00D104D1"/>
    <w:rsid w:val="00D10634"/>
    <w:rsid w:val="00D109F9"/>
    <w:rsid w:val="00D1213F"/>
    <w:rsid w:val="00D128A3"/>
    <w:rsid w:val="00D12C4A"/>
    <w:rsid w:val="00D13F96"/>
    <w:rsid w:val="00D161FF"/>
    <w:rsid w:val="00D16461"/>
    <w:rsid w:val="00D167C4"/>
    <w:rsid w:val="00D169C0"/>
    <w:rsid w:val="00D16C58"/>
    <w:rsid w:val="00D17295"/>
    <w:rsid w:val="00D17691"/>
    <w:rsid w:val="00D17A66"/>
    <w:rsid w:val="00D17EDF"/>
    <w:rsid w:val="00D20EF6"/>
    <w:rsid w:val="00D2102C"/>
    <w:rsid w:val="00D21DCB"/>
    <w:rsid w:val="00D2319F"/>
    <w:rsid w:val="00D23E49"/>
    <w:rsid w:val="00D24B42"/>
    <w:rsid w:val="00D2537E"/>
    <w:rsid w:val="00D26045"/>
    <w:rsid w:val="00D26D8D"/>
    <w:rsid w:val="00D27A87"/>
    <w:rsid w:val="00D300F6"/>
    <w:rsid w:val="00D3018E"/>
    <w:rsid w:val="00D304B7"/>
    <w:rsid w:val="00D30579"/>
    <w:rsid w:val="00D310C8"/>
    <w:rsid w:val="00D32216"/>
    <w:rsid w:val="00D32C79"/>
    <w:rsid w:val="00D352E3"/>
    <w:rsid w:val="00D35A28"/>
    <w:rsid w:val="00D35DE5"/>
    <w:rsid w:val="00D35F64"/>
    <w:rsid w:val="00D3674E"/>
    <w:rsid w:val="00D36814"/>
    <w:rsid w:val="00D36C9D"/>
    <w:rsid w:val="00D372E1"/>
    <w:rsid w:val="00D3749B"/>
    <w:rsid w:val="00D37B52"/>
    <w:rsid w:val="00D37ED2"/>
    <w:rsid w:val="00D4068B"/>
    <w:rsid w:val="00D40E54"/>
    <w:rsid w:val="00D419EA"/>
    <w:rsid w:val="00D41AA4"/>
    <w:rsid w:val="00D42D4E"/>
    <w:rsid w:val="00D451E5"/>
    <w:rsid w:val="00D452AD"/>
    <w:rsid w:val="00D45981"/>
    <w:rsid w:val="00D459EE"/>
    <w:rsid w:val="00D4610F"/>
    <w:rsid w:val="00D46153"/>
    <w:rsid w:val="00D4659B"/>
    <w:rsid w:val="00D46F9D"/>
    <w:rsid w:val="00D47094"/>
    <w:rsid w:val="00D47573"/>
    <w:rsid w:val="00D476B7"/>
    <w:rsid w:val="00D47B8C"/>
    <w:rsid w:val="00D47DFA"/>
    <w:rsid w:val="00D50029"/>
    <w:rsid w:val="00D50CA5"/>
    <w:rsid w:val="00D517A6"/>
    <w:rsid w:val="00D51D20"/>
    <w:rsid w:val="00D52006"/>
    <w:rsid w:val="00D52917"/>
    <w:rsid w:val="00D5322D"/>
    <w:rsid w:val="00D54033"/>
    <w:rsid w:val="00D541AF"/>
    <w:rsid w:val="00D54E62"/>
    <w:rsid w:val="00D55BDD"/>
    <w:rsid w:val="00D567F0"/>
    <w:rsid w:val="00D56F7C"/>
    <w:rsid w:val="00D57134"/>
    <w:rsid w:val="00D5758E"/>
    <w:rsid w:val="00D578D3"/>
    <w:rsid w:val="00D57BBE"/>
    <w:rsid w:val="00D605C8"/>
    <w:rsid w:val="00D60979"/>
    <w:rsid w:val="00D60C5C"/>
    <w:rsid w:val="00D619D3"/>
    <w:rsid w:val="00D61ECB"/>
    <w:rsid w:val="00D62A17"/>
    <w:rsid w:val="00D632B3"/>
    <w:rsid w:val="00D633D3"/>
    <w:rsid w:val="00D63631"/>
    <w:rsid w:val="00D63D59"/>
    <w:rsid w:val="00D652BA"/>
    <w:rsid w:val="00D65358"/>
    <w:rsid w:val="00D661AB"/>
    <w:rsid w:val="00D67AC4"/>
    <w:rsid w:val="00D70E3A"/>
    <w:rsid w:val="00D714C8"/>
    <w:rsid w:val="00D71540"/>
    <w:rsid w:val="00D73634"/>
    <w:rsid w:val="00D73E77"/>
    <w:rsid w:val="00D740A1"/>
    <w:rsid w:val="00D742A6"/>
    <w:rsid w:val="00D7489F"/>
    <w:rsid w:val="00D75FE6"/>
    <w:rsid w:val="00D766BB"/>
    <w:rsid w:val="00D76710"/>
    <w:rsid w:val="00D7676E"/>
    <w:rsid w:val="00D76A3D"/>
    <w:rsid w:val="00D76B79"/>
    <w:rsid w:val="00D77695"/>
    <w:rsid w:val="00D77923"/>
    <w:rsid w:val="00D77B2B"/>
    <w:rsid w:val="00D80070"/>
    <w:rsid w:val="00D80601"/>
    <w:rsid w:val="00D8139A"/>
    <w:rsid w:val="00D8260C"/>
    <w:rsid w:val="00D828D1"/>
    <w:rsid w:val="00D84011"/>
    <w:rsid w:val="00D840D8"/>
    <w:rsid w:val="00D8426C"/>
    <w:rsid w:val="00D84F8B"/>
    <w:rsid w:val="00D852EB"/>
    <w:rsid w:val="00D8590C"/>
    <w:rsid w:val="00D85DB6"/>
    <w:rsid w:val="00D864C7"/>
    <w:rsid w:val="00D867D6"/>
    <w:rsid w:val="00D86F01"/>
    <w:rsid w:val="00D87559"/>
    <w:rsid w:val="00D90BEB"/>
    <w:rsid w:val="00D916DE"/>
    <w:rsid w:val="00D91AE7"/>
    <w:rsid w:val="00D91BE7"/>
    <w:rsid w:val="00D921EE"/>
    <w:rsid w:val="00D9228A"/>
    <w:rsid w:val="00D92809"/>
    <w:rsid w:val="00D9325E"/>
    <w:rsid w:val="00D9421E"/>
    <w:rsid w:val="00D94DBF"/>
    <w:rsid w:val="00D94E59"/>
    <w:rsid w:val="00D9563B"/>
    <w:rsid w:val="00D95857"/>
    <w:rsid w:val="00D95D3C"/>
    <w:rsid w:val="00D96121"/>
    <w:rsid w:val="00D96343"/>
    <w:rsid w:val="00D96DF5"/>
    <w:rsid w:val="00D96FE6"/>
    <w:rsid w:val="00D979EE"/>
    <w:rsid w:val="00D97F1A"/>
    <w:rsid w:val="00DA028E"/>
    <w:rsid w:val="00DA12B3"/>
    <w:rsid w:val="00DA137D"/>
    <w:rsid w:val="00DA1692"/>
    <w:rsid w:val="00DA1829"/>
    <w:rsid w:val="00DA210C"/>
    <w:rsid w:val="00DA2CC5"/>
    <w:rsid w:val="00DA3388"/>
    <w:rsid w:val="00DA44D0"/>
    <w:rsid w:val="00DA46D6"/>
    <w:rsid w:val="00DA4F51"/>
    <w:rsid w:val="00DA72F7"/>
    <w:rsid w:val="00DA791E"/>
    <w:rsid w:val="00DA7CC8"/>
    <w:rsid w:val="00DA7F0A"/>
    <w:rsid w:val="00DB147F"/>
    <w:rsid w:val="00DB225E"/>
    <w:rsid w:val="00DB2844"/>
    <w:rsid w:val="00DB2930"/>
    <w:rsid w:val="00DB2D7B"/>
    <w:rsid w:val="00DB2DBA"/>
    <w:rsid w:val="00DB2E6B"/>
    <w:rsid w:val="00DB3F3E"/>
    <w:rsid w:val="00DB419A"/>
    <w:rsid w:val="00DB41B8"/>
    <w:rsid w:val="00DB421A"/>
    <w:rsid w:val="00DB4557"/>
    <w:rsid w:val="00DB467D"/>
    <w:rsid w:val="00DB54BB"/>
    <w:rsid w:val="00DB55AB"/>
    <w:rsid w:val="00DB5A60"/>
    <w:rsid w:val="00DB5CAE"/>
    <w:rsid w:val="00DB60E8"/>
    <w:rsid w:val="00DB7340"/>
    <w:rsid w:val="00DB7692"/>
    <w:rsid w:val="00DB797E"/>
    <w:rsid w:val="00DB7D34"/>
    <w:rsid w:val="00DB7DE9"/>
    <w:rsid w:val="00DC01C1"/>
    <w:rsid w:val="00DC02F4"/>
    <w:rsid w:val="00DC071B"/>
    <w:rsid w:val="00DC0AFC"/>
    <w:rsid w:val="00DC0EDA"/>
    <w:rsid w:val="00DC150D"/>
    <w:rsid w:val="00DC1603"/>
    <w:rsid w:val="00DC16DE"/>
    <w:rsid w:val="00DC220D"/>
    <w:rsid w:val="00DC254A"/>
    <w:rsid w:val="00DC2F4C"/>
    <w:rsid w:val="00DC2FC5"/>
    <w:rsid w:val="00DC37E5"/>
    <w:rsid w:val="00DC48B1"/>
    <w:rsid w:val="00DC53ED"/>
    <w:rsid w:val="00DC5488"/>
    <w:rsid w:val="00DC5518"/>
    <w:rsid w:val="00DC5AAE"/>
    <w:rsid w:val="00DC5BAB"/>
    <w:rsid w:val="00DC77F8"/>
    <w:rsid w:val="00DD014F"/>
    <w:rsid w:val="00DD0C36"/>
    <w:rsid w:val="00DD1479"/>
    <w:rsid w:val="00DD147F"/>
    <w:rsid w:val="00DD1A2E"/>
    <w:rsid w:val="00DD1F17"/>
    <w:rsid w:val="00DD1FB0"/>
    <w:rsid w:val="00DD315F"/>
    <w:rsid w:val="00DD4CE9"/>
    <w:rsid w:val="00DD4DDC"/>
    <w:rsid w:val="00DD4F16"/>
    <w:rsid w:val="00DD5256"/>
    <w:rsid w:val="00DD632A"/>
    <w:rsid w:val="00DD64A0"/>
    <w:rsid w:val="00DD6712"/>
    <w:rsid w:val="00DD768A"/>
    <w:rsid w:val="00DE04D6"/>
    <w:rsid w:val="00DE0CAE"/>
    <w:rsid w:val="00DE12D9"/>
    <w:rsid w:val="00DE15EE"/>
    <w:rsid w:val="00DE1B67"/>
    <w:rsid w:val="00DE1E06"/>
    <w:rsid w:val="00DE1FC1"/>
    <w:rsid w:val="00DE28F2"/>
    <w:rsid w:val="00DE34ED"/>
    <w:rsid w:val="00DE383A"/>
    <w:rsid w:val="00DE3BF8"/>
    <w:rsid w:val="00DE5516"/>
    <w:rsid w:val="00DE56B8"/>
    <w:rsid w:val="00DE5897"/>
    <w:rsid w:val="00DE58F7"/>
    <w:rsid w:val="00DE5F62"/>
    <w:rsid w:val="00DE6E0F"/>
    <w:rsid w:val="00DE79B0"/>
    <w:rsid w:val="00DE7AC0"/>
    <w:rsid w:val="00DE7C61"/>
    <w:rsid w:val="00DF05DF"/>
    <w:rsid w:val="00DF07DD"/>
    <w:rsid w:val="00DF1A97"/>
    <w:rsid w:val="00DF1A99"/>
    <w:rsid w:val="00DF1C7D"/>
    <w:rsid w:val="00DF1C85"/>
    <w:rsid w:val="00DF21CD"/>
    <w:rsid w:val="00DF21E4"/>
    <w:rsid w:val="00DF249E"/>
    <w:rsid w:val="00DF29E1"/>
    <w:rsid w:val="00DF2D52"/>
    <w:rsid w:val="00DF3324"/>
    <w:rsid w:val="00DF3532"/>
    <w:rsid w:val="00DF3929"/>
    <w:rsid w:val="00DF476A"/>
    <w:rsid w:val="00DF5873"/>
    <w:rsid w:val="00DF5A5F"/>
    <w:rsid w:val="00DF5AC8"/>
    <w:rsid w:val="00DF5C93"/>
    <w:rsid w:val="00DF6037"/>
    <w:rsid w:val="00DF687B"/>
    <w:rsid w:val="00DF7822"/>
    <w:rsid w:val="00DF7AF5"/>
    <w:rsid w:val="00E000DE"/>
    <w:rsid w:val="00E008BA"/>
    <w:rsid w:val="00E00D07"/>
    <w:rsid w:val="00E012E4"/>
    <w:rsid w:val="00E0132B"/>
    <w:rsid w:val="00E01679"/>
    <w:rsid w:val="00E02222"/>
    <w:rsid w:val="00E02FBB"/>
    <w:rsid w:val="00E0345F"/>
    <w:rsid w:val="00E03C02"/>
    <w:rsid w:val="00E03DAC"/>
    <w:rsid w:val="00E05566"/>
    <w:rsid w:val="00E059F3"/>
    <w:rsid w:val="00E05BE6"/>
    <w:rsid w:val="00E06178"/>
    <w:rsid w:val="00E06FE6"/>
    <w:rsid w:val="00E10CCA"/>
    <w:rsid w:val="00E112A9"/>
    <w:rsid w:val="00E11A9A"/>
    <w:rsid w:val="00E125A7"/>
    <w:rsid w:val="00E12FF6"/>
    <w:rsid w:val="00E13F4B"/>
    <w:rsid w:val="00E14253"/>
    <w:rsid w:val="00E1433D"/>
    <w:rsid w:val="00E14557"/>
    <w:rsid w:val="00E1457A"/>
    <w:rsid w:val="00E14592"/>
    <w:rsid w:val="00E15484"/>
    <w:rsid w:val="00E156F9"/>
    <w:rsid w:val="00E15EF1"/>
    <w:rsid w:val="00E15F0B"/>
    <w:rsid w:val="00E1605A"/>
    <w:rsid w:val="00E1647C"/>
    <w:rsid w:val="00E172E9"/>
    <w:rsid w:val="00E20A36"/>
    <w:rsid w:val="00E23699"/>
    <w:rsid w:val="00E24F71"/>
    <w:rsid w:val="00E2539A"/>
    <w:rsid w:val="00E26558"/>
    <w:rsid w:val="00E27934"/>
    <w:rsid w:val="00E27BB7"/>
    <w:rsid w:val="00E27C62"/>
    <w:rsid w:val="00E27E5A"/>
    <w:rsid w:val="00E3063F"/>
    <w:rsid w:val="00E3122F"/>
    <w:rsid w:val="00E315D6"/>
    <w:rsid w:val="00E31680"/>
    <w:rsid w:val="00E3234B"/>
    <w:rsid w:val="00E32CDE"/>
    <w:rsid w:val="00E331C7"/>
    <w:rsid w:val="00E33443"/>
    <w:rsid w:val="00E33475"/>
    <w:rsid w:val="00E33AE8"/>
    <w:rsid w:val="00E341A1"/>
    <w:rsid w:val="00E34F9B"/>
    <w:rsid w:val="00E35523"/>
    <w:rsid w:val="00E35591"/>
    <w:rsid w:val="00E35817"/>
    <w:rsid w:val="00E37061"/>
    <w:rsid w:val="00E37287"/>
    <w:rsid w:val="00E404AD"/>
    <w:rsid w:val="00E4122B"/>
    <w:rsid w:val="00E418B3"/>
    <w:rsid w:val="00E430D6"/>
    <w:rsid w:val="00E4349D"/>
    <w:rsid w:val="00E446E6"/>
    <w:rsid w:val="00E450F5"/>
    <w:rsid w:val="00E4510D"/>
    <w:rsid w:val="00E45C03"/>
    <w:rsid w:val="00E45E46"/>
    <w:rsid w:val="00E46068"/>
    <w:rsid w:val="00E46ED0"/>
    <w:rsid w:val="00E4723D"/>
    <w:rsid w:val="00E472F3"/>
    <w:rsid w:val="00E5025C"/>
    <w:rsid w:val="00E504AF"/>
    <w:rsid w:val="00E5144C"/>
    <w:rsid w:val="00E51DB9"/>
    <w:rsid w:val="00E51EBB"/>
    <w:rsid w:val="00E51F8D"/>
    <w:rsid w:val="00E53283"/>
    <w:rsid w:val="00E5355E"/>
    <w:rsid w:val="00E535E9"/>
    <w:rsid w:val="00E5384C"/>
    <w:rsid w:val="00E54915"/>
    <w:rsid w:val="00E54CDF"/>
    <w:rsid w:val="00E54DEA"/>
    <w:rsid w:val="00E556EB"/>
    <w:rsid w:val="00E562D2"/>
    <w:rsid w:val="00E56E3B"/>
    <w:rsid w:val="00E56ED0"/>
    <w:rsid w:val="00E57A7B"/>
    <w:rsid w:val="00E60261"/>
    <w:rsid w:val="00E608F7"/>
    <w:rsid w:val="00E609F1"/>
    <w:rsid w:val="00E61D81"/>
    <w:rsid w:val="00E63465"/>
    <w:rsid w:val="00E63769"/>
    <w:rsid w:val="00E63C50"/>
    <w:rsid w:val="00E65435"/>
    <w:rsid w:val="00E6586B"/>
    <w:rsid w:val="00E66FC9"/>
    <w:rsid w:val="00E66FE9"/>
    <w:rsid w:val="00E67ACD"/>
    <w:rsid w:val="00E67B8C"/>
    <w:rsid w:val="00E70E64"/>
    <w:rsid w:val="00E72289"/>
    <w:rsid w:val="00E72603"/>
    <w:rsid w:val="00E73319"/>
    <w:rsid w:val="00E7375A"/>
    <w:rsid w:val="00E73FFB"/>
    <w:rsid w:val="00E7501B"/>
    <w:rsid w:val="00E75F05"/>
    <w:rsid w:val="00E76AD9"/>
    <w:rsid w:val="00E77B18"/>
    <w:rsid w:val="00E80C39"/>
    <w:rsid w:val="00E822AC"/>
    <w:rsid w:val="00E82A09"/>
    <w:rsid w:val="00E82B90"/>
    <w:rsid w:val="00E82C2D"/>
    <w:rsid w:val="00E83182"/>
    <w:rsid w:val="00E83E54"/>
    <w:rsid w:val="00E858BD"/>
    <w:rsid w:val="00E8688E"/>
    <w:rsid w:val="00E86E34"/>
    <w:rsid w:val="00E86F08"/>
    <w:rsid w:val="00E87C3A"/>
    <w:rsid w:val="00E90236"/>
    <w:rsid w:val="00E9112C"/>
    <w:rsid w:val="00E9125D"/>
    <w:rsid w:val="00E913A2"/>
    <w:rsid w:val="00E91A44"/>
    <w:rsid w:val="00E91FDD"/>
    <w:rsid w:val="00E92CA2"/>
    <w:rsid w:val="00E9343A"/>
    <w:rsid w:val="00E94139"/>
    <w:rsid w:val="00E94367"/>
    <w:rsid w:val="00E94F5D"/>
    <w:rsid w:val="00E95A59"/>
    <w:rsid w:val="00E97868"/>
    <w:rsid w:val="00E978BB"/>
    <w:rsid w:val="00EA07DA"/>
    <w:rsid w:val="00EA18AD"/>
    <w:rsid w:val="00EA1DE2"/>
    <w:rsid w:val="00EA28E2"/>
    <w:rsid w:val="00EA3526"/>
    <w:rsid w:val="00EA37BB"/>
    <w:rsid w:val="00EA3AD7"/>
    <w:rsid w:val="00EA3FC3"/>
    <w:rsid w:val="00EA3FE5"/>
    <w:rsid w:val="00EA439D"/>
    <w:rsid w:val="00EA4FC6"/>
    <w:rsid w:val="00EA6643"/>
    <w:rsid w:val="00EA6A6F"/>
    <w:rsid w:val="00EA71A5"/>
    <w:rsid w:val="00EA7706"/>
    <w:rsid w:val="00EA7C84"/>
    <w:rsid w:val="00EB0680"/>
    <w:rsid w:val="00EB0F6E"/>
    <w:rsid w:val="00EB10CF"/>
    <w:rsid w:val="00EB1139"/>
    <w:rsid w:val="00EB15C1"/>
    <w:rsid w:val="00EB1A33"/>
    <w:rsid w:val="00EB20B5"/>
    <w:rsid w:val="00EB393B"/>
    <w:rsid w:val="00EB39EB"/>
    <w:rsid w:val="00EB3B77"/>
    <w:rsid w:val="00EB3DE8"/>
    <w:rsid w:val="00EB5421"/>
    <w:rsid w:val="00EB5634"/>
    <w:rsid w:val="00EB56F2"/>
    <w:rsid w:val="00EB5819"/>
    <w:rsid w:val="00EB601D"/>
    <w:rsid w:val="00EB62BA"/>
    <w:rsid w:val="00EB6534"/>
    <w:rsid w:val="00EB65DA"/>
    <w:rsid w:val="00EB6803"/>
    <w:rsid w:val="00EB7913"/>
    <w:rsid w:val="00EB7B11"/>
    <w:rsid w:val="00EB7B92"/>
    <w:rsid w:val="00EB7E9A"/>
    <w:rsid w:val="00EC0585"/>
    <w:rsid w:val="00EC0DFD"/>
    <w:rsid w:val="00EC1150"/>
    <w:rsid w:val="00EC11DD"/>
    <w:rsid w:val="00EC2406"/>
    <w:rsid w:val="00EC2435"/>
    <w:rsid w:val="00EC29C1"/>
    <w:rsid w:val="00EC2D7C"/>
    <w:rsid w:val="00EC31AF"/>
    <w:rsid w:val="00EC6231"/>
    <w:rsid w:val="00EC68AA"/>
    <w:rsid w:val="00EC6F2C"/>
    <w:rsid w:val="00EC7652"/>
    <w:rsid w:val="00EC78A2"/>
    <w:rsid w:val="00EC7AEC"/>
    <w:rsid w:val="00EC7B20"/>
    <w:rsid w:val="00EC7B5A"/>
    <w:rsid w:val="00EC7EE2"/>
    <w:rsid w:val="00ED016F"/>
    <w:rsid w:val="00ED1045"/>
    <w:rsid w:val="00ED1282"/>
    <w:rsid w:val="00ED137C"/>
    <w:rsid w:val="00ED19C3"/>
    <w:rsid w:val="00ED217B"/>
    <w:rsid w:val="00ED256A"/>
    <w:rsid w:val="00ED2589"/>
    <w:rsid w:val="00ED298A"/>
    <w:rsid w:val="00ED2C37"/>
    <w:rsid w:val="00ED40CD"/>
    <w:rsid w:val="00ED5C05"/>
    <w:rsid w:val="00ED5E9F"/>
    <w:rsid w:val="00ED60BB"/>
    <w:rsid w:val="00ED78E3"/>
    <w:rsid w:val="00ED7FF7"/>
    <w:rsid w:val="00EE0243"/>
    <w:rsid w:val="00EE04FC"/>
    <w:rsid w:val="00EE10A4"/>
    <w:rsid w:val="00EE177F"/>
    <w:rsid w:val="00EE1C8C"/>
    <w:rsid w:val="00EE26AD"/>
    <w:rsid w:val="00EE2995"/>
    <w:rsid w:val="00EE2C37"/>
    <w:rsid w:val="00EE3420"/>
    <w:rsid w:val="00EE350A"/>
    <w:rsid w:val="00EE3C46"/>
    <w:rsid w:val="00EE43AB"/>
    <w:rsid w:val="00EE46FC"/>
    <w:rsid w:val="00EE5009"/>
    <w:rsid w:val="00EE53B3"/>
    <w:rsid w:val="00EE5942"/>
    <w:rsid w:val="00EE64B2"/>
    <w:rsid w:val="00EE691E"/>
    <w:rsid w:val="00EE6F8E"/>
    <w:rsid w:val="00EF01A5"/>
    <w:rsid w:val="00EF0704"/>
    <w:rsid w:val="00EF0834"/>
    <w:rsid w:val="00EF0E6A"/>
    <w:rsid w:val="00EF1959"/>
    <w:rsid w:val="00EF519D"/>
    <w:rsid w:val="00EF65C4"/>
    <w:rsid w:val="00F00178"/>
    <w:rsid w:val="00F0051D"/>
    <w:rsid w:val="00F00649"/>
    <w:rsid w:val="00F00F83"/>
    <w:rsid w:val="00F0217B"/>
    <w:rsid w:val="00F02CD5"/>
    <w:rsid w:val="00F03912"/>
    <w:rsid w:val="00F03A09"/>
    <w:rsid w:val="00F0451F"/>
    <w:rsid w:val="00F04793"/>
    <w:rsid w:val="00F04B37"/>
    <w:rsid w:val="00F05998"/>
    <w:rsid w:val="00F059D4"/>
    <w:rsid w:val="00F0655B"/>
    <w:rsid w:val="00F0659C"/>
    <w:rsid w:val="00F0672E"/>
    <w:rsid w:val="00F06969"/>
    <w:rsid w:val="00F106F5"/>
    <w:rsid w:val="00F112DB"/>
    <w:rsid w:val="00F11B9A"/>
    <w:rsid w:val="00F12A39"/>
    <w:rsid w:val="00F12DF5"/>
    <w:rsid w:val="00F13BBF"/>
    <w:rsid w:val="00F13D43"/>
    <w:rsid w:val="00F14903"/>
    <w:rsid w:val="00F15003"/>
    <w:rsid w:val="00F16430"/>
    <w:rsid w:val="00F16CF3"/>
    <w:rsid w:val="00F17A91"/>
    <w:rsid w:val="00F21276"/>
    <w:rsid w:val="00F21E68"/>
    <w:rsid w:val="00F222C8"/>
    <w:rsid w:val="00F22410"/>
    <w:rsid w:val="00F22D93"/>
    <w:rsid w:val="00F22E47"/>
    <w:rsid w:val="00F23ADC"/>
    <w:rsid w:val="00F24BDE"/>
    <w:rsid w:val="00F24C77"/>
    <w:rsid w:val="00F255E0"/>
    <w:rsid w:val="00F256FE"/>
    <w:rsid w:val="00F257FA"/>
    <w:rsid w:val="00F2614A"/>
    <w:rsid w:val="00F268C9"/>
    <w:rsid w:val="00F269C6"/>
    <w:rsid w:val="00F270A1"/>
    <w:rsid w:val="00F27D51"/>
    <w:rsid w:val="00F30BBA"/>
    <w:rsid w:val="00F30E79"/>
    <w:rsid w:val="00F314EB"/>
    <w:rsid w:val="00F31A5B"/>
    <w:rsid w:val="00F33460"/>
    <w:rsid w:val="00F33915"/>
    <w:rsid w:val="00F351BE"/>
    <w:rsid w:val="00F355C4"/>
    <w:rsid w:val="00F3609D"/>
    <w:rsid w:val="00F363D6"/>
    <w:rsid w:val="00F371B3"/>
    <w:rsid w:val="00F375E6"/>
    <w:rsid w:val="00F378C9"/>
    <w:rsid w:val="00F37F62"/>
    <w:rsid w:val="00F406CB"/>
    <w:rsid w:val="00F40B4B"/>
    <w:rsid w:val="00F40C1B"/>
    <w:rsid w:val="00F415EA"/>
    <w:rsid w:val="00F41942"/>
    <w:rsid w:val="00F436D9"/>
    <w:rsid w:val="00F43843"/>
    <w:rsid w:val="00F43A48"/>
    <w:rsid w:val="00F43EF6"/>
    <w:rsid w:val="00F45ABA"/>
    <w:rsid w:val="00F45CC7"/>
    <w:rsid w:val="00F46087"/>
    <w:rsid w:val="00F477D7"/>
    <w:rsid w:val="00F515A7"/>
    <w:rsid w:val="00F521F1"/>
    <w:rsid w:val="00F5305B"/>
    <w:rsid w:val="00F53C0A"/>
    <w:rsid w:val="00F53C19"/>
    <w:rsid w:val="00F54543"/>
    <w:rsid w:val="00F54F05"/>
    <w:rsid w:val="00F5581C"/>
    <w:rsid w:val="00F55D70"/>
    <w:rsid w:val="00F566D9"/>
    <w:rsid w:val="00F56929"/>
    <w:rsid w:val="00F57326"/>
    <w:rsid w:val="00F57AD5"/>
    <w:rsid w:val="00F57DE8"/>
    <w:rsid w:val="00F61E21"/>
    <w:rsid w:val="00F624E2"/>
    <w:rsid w:val="00F62612"/>
    <w:rsid w:val="00F634DF"/>
    <w:rsid w:val="00F63859"/>
    <w:rsid w:val="00F63B1D"/>
    <w:rsid w:val="00F64182"/>
    <w:rsid w:val="00F641AA"/>
    <w:rsid w:val="00F64946"/>
    <w:rsid w:val="00F650A3"/>
    <w:rsid w:val="00F66B83"/>
    <w:rsid w:val="00F676A8"/>
    <w:rsid w:val="00F67D15"/>
    <w:rsid w:val="00F70CD0"/>
    <w:rsid w:val="00F718E1"/>
    <w:rsid w:val="00F71DED"/>
    <w:rsid w:val="00F72348"/>
    <w:rsid w:val="00F726CB"/>
    <w:rsid w:val="00F7339D"/>
    <w:rsid w:val="00F7349E"/>
    <w:rsid w:val="00F73555"/>
    <w:rsid w:val="00F73EB3"/>
    <w:rsid w:val="00F74040"/>
    <w:rsid w:val="00F7438D"/>
    <w:rsid w:val="00F74C44"/>
    <w:rsid w:val="00F7539B"/>
    <w:rsid w:val="00F77A6A"/>
    <w:rsid w:val="00F77BA8"/>
    <w:rsid w:val="00F77F8E"/>
    <w:rsid w:val="00F80021"/>
    <w:rsid w:val="00F80131"/>
    <w:rsid w:val="00F801BF"/>
    <w:rsid w:val="00F801F5"/>
    <w:rsid w:val="00F8047E"/>
    <w:rsid w:val="00F816C8"/>
    <w:rsid w:val="00F81821"/>
    <w:rsid w:val="00F822EC"/>
    <w:rsid w:val="00F827F5"/>
    <w:rsid w:val="00F8281F"/>
    <w:rsid w:val="00F8298B"/>
    <w:rsid w:val="00F82BEE"/>
    <w:rsid w:val="00F82CA5"/>
    <w:rsid w:val="00F83135"/>
    <w:rsid w:val="00F8348A"/>
    <w:rsid w:val="00F8525A"/>
    <w:rsid w:val="00F8574D"/>
    <w:rsid w:val="00F8667E"/>
    <w:rsid w:val="00F86715"/>
    <w:rsid w:val="00F86806"/>
    <w:rsid w:val="00F868F0"/>
    <w:rsid w:val="00F869EF"/>
    <w:rsid w:val="00F87191"/>
    <w:rsid w:val="00F872A4"/>
    <w:rsid w:val="00F874DE"/>
    <w:rsid w:val="00F877CE"/>
    <w:rsid w:val="00F87DB4"/>
    <w:rsid w:val="00F87FB0"/>
    <w:rsid w:val="00F901A4"/>
    <w:rsid w:val="00F91F1A"/>
    <w:rsid w:val="00F91FE1"/>
    <w:rsid w:val="00F92905"/>
    <w:rsid w:val="00F929BF"/>
    <w:rsid w:val="00F92D50"/>
    <w:rsid w:val="00F93045"/>
    <w:rsid w:val="00F9376F"/>
    <w:rsid w:val="00F942A3"/>
    <w:rsid w:val="00F94892"/>
    <w:rsid w:val="00F964A8"/>
    <w:rsid w:val="00F96EA4"/>
    <w:rsid w:val="00F9762B"/>
    <w:rsid w:val="00FA0C18"/>
    <w:rsid w:val="00FA0EA5"/>
    <w:rsid w:val="00FA1266"/>
    <w:rsid w:val="00FA14BF"/>
    <w:rsid w:val="00FA1DE2"/>
    <w:rsid w:val="00FA2C8D"/>
    <w:rsid w:val="00FA3711"/>
    <w:rsid w:val="00FA4453"/>
    <w:rsid w:val="00FA594B"/>
    <w:rsid w:val="00FA69BA"/>
    <w:rsid w:val="00FA77D4"/>
    <w:rsid w:val="00FB0475"/>
    <w:rsid w:val="00FB066B"/>
    <w:rsid w:val="00FB0929"/>
    <w:rsid w:val="00FB0B90"/>
    <w:rsid w:val="00FB0BA0"/>
    <w:rsid w:val="00FB14ED"/>
    <w:rsid w:val="00FB1E8A"/>
    <w:rsid w:val="00FB2E8A"/>
    <w:rsid w:val="00FB3056"/>
    <w:rsid w:val="00FB3466"/>
    <w:rsid w:val="00FB384A"/>
    <w:rsid w:val="00FB39E5"/>
    <w:rsid w:val="00FB52E8"/>
    <w:rsid w:val="00FB58A6"/>
    <w:rsid w:val="00FB6DD0"/>
    <w:rsid w:val="00FC08B4"/>
    <w:rsid w:val="00FC0A36"/>
    <w:rsid w:val="00FC0F46"/>
    <w:rsid w:val="00FC117C"/>
    <w:rsid w:val="00FC2590"/>
    <w:rsid w:val="00FC27D4"/>
    <w:rsid w:val="00FC2809"/>
    <w:rsid w:val="00FC389B"/>
    <w:rsid w:val="00FC4F6D"/>
    <w:rsid w:val="00FC58EE"/>
    <w:rsid w:val="00FC6931"/>
    <w:rsid w:val="00FC7981"/>
    <w:rsid w:val="00FC7BFC"/>
    <w:rsid w:val="00FD0520"/>
    <w:rsid w:val="00FD0945"/>
    <w:rsid w:val="00FD0C2C"/>
    <w:rsid w:val="00FD0D25"/>
    <w:rsid w:val="00FD11FA"/>
    <w:rsid w:val="00FD1480"/>
    <w:rsid w:val="00FD18BE"/>
    <w:rsid w:val="00FD2653"/>
    <w:rsid w:val="00FD2955"/>
    <w:rsid w:val="00FD3289"/>
    <w:rsid w:val="00FD3AA5"/>
    <w:rsid w:val="00FD4049"/>
    <w:rsid w:val="00FD43AE"/>
    <w:rsid w:val="00FD4804"/>
    <w:rsid w:val="00FD4948"/>
    <w:rsid w:val="00FD5DA7"/>
    <w:rsid w:val="00FD7343"/>
    <w:rsid w:val="00FD7EE3"/>
    <w:rsid w:val="00FE0BA2"/>
    <w:rsid w:val="00FE1293"/>
    <w:rsid w:val="00FE1BD6"/>
    <w:rsid w:val="00FE2A28"/>
    <w:rsid w:val="00FE383C"/>
    <w:rsid w:val="00FE3860"/>
    <w:rsid w:val="00FE3AF7"/>
    <w:rsid w:val="00FE3D3B"/>
    <w:rsid w:val="00FE3FAA"/>
    <w:rsid w:val="00FE68F2"/>
    <w:rsid w:val="00FE69D5"/>
    <w:rsid w:val="00FE752B"/>
    <w:rsid w:val="00FE765C"/>
    <w:rsid w:val="00FE78E5"/>
    <w:rsid w:val="00FE7966"/>
    <w:rsid w:val="00FF2886"/>
    <w:rsid w:val="00FF37A6"/>
    <w:rsid w:val="00FF3F3B"/>
    <w:rsid w:val="00FF5EB8"/>
    <w:rsid w:val="00FF77D5"/>
    <w:rsid w:val="00FF7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B8E4"/>
  <w15:chartTrackingRefBased/>
  <w15:docId w15:val="{602FFA5C-3146-B046-80C6-6AFE3BD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F270A1"/>
    <w:pPr>
      <w:tabs>
        <w:tab w:val="left" w:pos="380"/>
        <w:tab w:val="left" w:pos="500"/>
      </w:tabs>
      <w:spacing w:after="240"/>
      <w:ind w:left="384" w:hanging="384"/>
    </w:pPr>
  </w:style>
  <w:style w:type="paragraph" w:styleId="Revision">
    <w:name w:val="Revision"/>
    <w:hidden/>
    <w:uiPriority w:val="99"/>
    <w:semiHidden/>
    <w:rsid w:val="008F0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827">
      <w:bodyDiv w:val="1"/>
      <w:marLeft w:val="0"/>
      <w:marRight w:val="0"/>
      <w:marTop w:val="0"/>
      <w:marBottom w:val="0"/>
      <w:divBdr>
        <w:top w:val="none" w:sz="0" w:space="0" w:color="auto"/>
        <w:left w:val="none" w:sz="0" w:space="0" w:color="auto"/>
        <w:bottom w:val="none" w:sz="0" w:space="0" w:color="auto"/>
        <w:right w:val="none" w:sz="0" w:space="0" w:color="auto"/>
      </w:divBdr>
    </w:div>
    <w:div w:id="95251970">
      <w:bodyDiv w:val="1"/>
      <w:marLeft w:val="0"/>
      <w:marRight w:val="0"/>
      <w:marTop w:val="0"/>
      <w:marBottom w:val="0"/>
      <w:divBdr>
        <w:top w:val="none" w:sz="0" w:space="0" w:color="auto"/>
        <w:left w:val="none" w:sz="0" w:space="0" w:color="auto"/>
        <w:bottom w:val="none" w:sz="0" w:space="0" w:color="auto"/>
        <w:right w:val="none" w:sz="0" w:space="0" w:color="auto"/>
      </w:divBdr>
    </w:div>
    <w:div w:id="234901023">
      <w:bodyDiv w:val="1"/>
      <w:marLeft w:val="0"/>
      <w:marRight w:val="0"/>
      <w:marTop w:val="0"/>
      <w:marBottom w:val="0"/>
      <w:divBdr>
        <w:top w:val="none" w:sz="0" w:space="0" w:color="auto"/>
        <w:left w:val="none" w:sz="0" w:space="0" w:color="auto"/>
        <w:bottom w:val="none" w:sz="0" w:space="0" w:color="auto"/>
        <w:right w:val="none" w:sz="0" w:space="0" w:color="auto"/>
      </w:divBdr>
    </w:div>
    <w:div w:id="653604186">
      <w:bodyDiv w:val="1"/>
      <w:marLeft w:val="0"/>
      <w:marRight w:val="0"/>
      <w:marTop w:val="0"/>
      <w:marBottom w:val="0"/>
      <w:divBdr>
        <w:top w:val="none" w:sz="0" w:space="0" w:color="auto"/>
        <w:left w:val="none" w:sz="0" w:space="0" w:color="auto"/>
        <w:bottom w:val="none" w:sz="0" w:space="0" w:color="auto"/>
        <w:right w:val="none" w:sz="0" w:space="0" w:color="auto"/>
      </w:divBdr>
    </w:div>
    <w:div w:id="684329572">
      <w:bodyDiv w:val="1"/>
      <w:marLeft w:val="0"/>
      <w:marRight w:val="0"/>
      <w:marTop w:val="0"/>
      <w:marBottom w:val="0"/>
      <w:divBdr>
        <w:top w:val="none" w:sz="0" w:space="0" w:color="auto"/>
        <w:left w:val="none" w:sz="0" w:space="0" w:color="auto"/>
        <w:bottom w:val="none" w:sz="0" w:space="0" w:color="auto"/>
        <w:right w:val="none" w:sz="0" w:space="0" w:color="auto"/>
      </w:divBdr>
    </w:div>
    <w:div w:id="905531040">
      <w:bodyDiv w:val="1"/>
      <w:marLeft w:val="0"/>
      <w:marRight w:val="0"/>
      <w:marTop w:val="0"/>
      <w:marBottom w:val="0"/>
      <w:divBdr>
        <w:top w:val="none" w:sz="0" w:space="0" w:color="auto"/>
        <w:left w:val="none" w:sz="0" w:space="0" w:color="auto"/>
        <w:bottom w:val="none" w:sz="0" w:space="0" w:color="auto"/>
        <w:right w:val="none" w:sz="0" w:space="0" w:color="auto"/>
      </w:divBdr>
    </w:div>
    <w:div w:id="1186553941">
      <w:bodyDiv w:val="1"/>
      <w:marLeft w:val="0"/>
      <w:marRight w:val="0"/>
      <w:marTop w:val="0"/>
      <w:marBottom w:val="0"/>
      <w:divBdr>
        <w:top w:val="none" w:sz="0" w:space="0" w:color="auto"/>
        <w:left w:val="none" w:sz="0" w:space="0" w:color="auto"/>
        <w:bottom w:val="none" w:sz="0" w:space="0" w:color="auto"/>
        <w:right w:val="none" w:sz="0" w:space="0" w:color="auto"/>
      </w:divBdr>
    </w:div>
    <w:div w:id="1287928784">
      <w:bodyDiv w:val="1"/>
      <w:marLeft w:val="0"/>
      <w:marRight w:val="0"/>
      <w:marTop w:val="0"/>
      <w:marBottom w:val="0"/>
      <w:divBdr>
        <w:top w:val="none" w:sz="0" w:space="0" w:color="auto"/>
        <w:left w:val="none" w:sz="0" w:space="0" w:color="auto"/>
        <w:bottom w:val="none" w:sz="0" w:space="0" w:color="auto"/>
        <w:right w:val="none" w:sz="0" w:space="0" w:color="auto"/>
      </w:divBdr>
    </w:div>
    <w:div w:id="1462652896">
      <w:bodyDiv w:val="1"/>
      <w:marLeft w:val="0"/>
      <w:marRight w:val="0"/>
      <w:marTop w:val="0"/>
      <w:marBottom w:val="0"/>
      <w:divBdr>
        <w:top w:val="none" w:sz="0" w:space="0" w:color="auto"/>
        <w:left w:val="none" w:sz="0" w:space="0" w:color="auto"/>
        <w:bottom w:val="none" w:sz="0" w:space="0" w:color="auto"/>
        <w:right w:val="none" w:sz="0" w:space="0" w:color="auto"/>
      </w:divBdr>
    </w:div>
    <w:div w:id="1557007503">
      <w:bodyDiv w:val="1"/>
      <w:marLeft w:val="0"/>
      <w:marRight w:val="0"/>
      <w:marTop w:val="0"/>
      <w:marBottom w:val="0"/>
      <w:divBdr>
        <w:top w:val="none" w:sz="0" w:space="0" w:color="auto"/>
        <w:left w:val="none" w:sz="0" w:space="0" w:color="auto"/>
        <w:bottom w:val="none" w:sz="0" w:space="0" w:color="auto"/>
        <w:right w:val="none" w:sz="0" w:space="0" w:color="auto"/>
      </w:divBdr>
    </w:div>
    <w:div w:id="195200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42697</Words>
  <Characters>243373</Characters>
  <Application>Microsoft Office Word</Application>
  <DocSecurity>0</DocSecurity>
  <Lines>2028</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 e Lameira, Adriano</dc:creator>
  <cp:keywords/>
  <dc:description/>
  <cp:lastModifiedBy>Bruno Caneco</cp:lastModifiedBy>
  <cp:revision>4</cp:revision>
  <dcterms:created xsi:type="dcterms:W3CDTF">2024-01-15T12:39:00Z</dcterms:created>
  <dcterms:modified xsi:type="dcterms:W3CDTF">2024-01-15T13:33:00Z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id="ZtPvsAcn"/&gt;&lt;style id="http://www.zotero.org/styles/current-biology" hasBibliography="1" bibliographyStyleHasBeenSet="1"/&gt;&lt;prefs&gt;&lt;pref name="fieldType" value="Field"/&gt;&lt;pref name="delayCitationUpda</vt:lpwstr>
  </property>
  <property fmtid="{D5CDD505-2E9C-101B-9397-08002B2CF9AE}" pid="3" name="ZOTERO_PREF_2">
    <vt:lpwstr>tes" value="true"/&gt;&lt;pref name="dontAskDelayCitationUpdates" value="true"/&gt;&lt;/prefs&gt;&lt;/data&gt;</vt:lpwstr>
  </property>
</Properties>
</file>